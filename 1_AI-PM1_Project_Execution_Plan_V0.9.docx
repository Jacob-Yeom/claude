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사업수행계획서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AI-PM1 · V0.9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2026.  10.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32"/>
          <w:szCs w:val="32"/>
        </w:rPr>
        <w:t>목  차</w:t>
      </w:r>
    </w:p>
    <w:p>
      <w:pPr>
        <w:pStyle w:val="1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_1" w:history="1">
        <w:r>
          <w:t xml:space="preserve">1. 사업 개요</w:t>
        </w:r>
        <w:r>
          <w:tab/>
          <w:t>1</w:t>
        </w:r>
      </w:hyperlink>
    </w:p>
    <w:p>
      <w:pPr>
        <w:pStyle w:val="20"/>
      </w:pPr>
      <w:hyperlink w:anchor="h_2" w:history="1">
        <w:r>
          <w:t xml:space="preserve">(1) 사업 목적 및 추진배경</w:t>
        </w:r>
        <w:r>
          <w:tab/>
          <w:t>1</w:t>
        </w:r>
      </w:hyperlink>
    </w:p>
    <w:p>
      <w:pPr>
        <w:pStyle w:val="20"/>
      </w:pPr>
      <w:hyperlink w:anchor="h_3" w:history="1">
        <w:r>
          <w:t xml:space="preserve">(2) 사업 범위 및 주요내용</w:t>
        </w:r>
        <w:r>
          <w:tab/>
          <w:t>2</w:t>
        </w:r>
      </w:hyperlink>
    </w:p>
    <w:p>
      <w:pPr>
        <w:pStyle w:val="20"/>
      </w:pPr>
      <w:hyperlink w:anchor="h_4" w:history="1">
        <w:r>
          <w:t xml:space="preserve">(3) 사업 목표 및 성과지표</w:t>
        </w:r>
        <w:r>
          <w:tab/>
          <w:t>3</w:t>
        </w:r>
      </w:hyperlink>
    </w:p>
    <w:p>
      <w:pPr>
        <w:pStyle w:val="20"/>
      </w:pPr>
      <w:hyperlink w:anchor="h_5" w:history="1">
        <w:r>
          <w:t xml:space="preserve">(4) 사업 추진전략</w:t>
        </w:r>
        <w:r>
          <w:tab/>
          <w:t>5</w:t>
        </w:r>
      </w:hyperlink>
    </w:p>
    <w:p>
      <w:pPr>
        <w:pStyle w:val="11"/>
      </w:pPr>
      <w:hyperlink w:anchor="h_6" w:history="1">
        <w:r>
          <w:t xml:space="preserve">2. 사업 수행체계</w:t>
        </w:r>
        <w:r>
          <w:tab/>
          <w:t>6</w:t>
        </w:r>
      </w:hyperlink>
    </w:p>
    <w:p>
      <w:pPr>
        <w:pStyle w:val="20"/>
      </w:pPr>
      <w:hyperlink w:anchor="h_7" w:history="1">
        <w:r>
          <w:t xml:space="preserve">(1) 사업 수행조직 및 추진체계</w:t>
        </w:r>
        <w:r>
          <w:tab/>
          <w:t>6</w:t>
        </w:r>
      </w:hyperlink>
    </w:p>
    <w:p>
      <w:pPr>
        <w:pStyle w:val="20"/>
      </w:pPr>
      <w:hyperlink w:anchor="h_8" w:history="1">
        <w:r>
          <w:t xml:space="preserve">(2) 참여기관별 역할 및 책임(R&amp;R)</w:t>
        </w:r>
        <w:r>
          <w:tab/>
          <w:t>8</w:t>
        </w:r>
      </w:hyperlink>
    </w:p>
    <w:p>
      <w:pPr>
        <w:pStyle w:val="20"/>
      </w:pPr>
      <w:hyperlink w:anchor="h_9" w:history="1">
        <w:r>
          <w:t xml:space="preserve">(3) 의사소통 및 보고체계</w:t>
        </w:r>
        <w:r>
          <w:tab/>
          <w:t>9</w:t>
        </w:r>
      </w:hyperlink>
    </w:p>
    <w:p>
      <w:pPr>
        <w:pStyle w:val="11"/>
      </w:pPr>
      <w:hyperlink w:anchor="h_10" w:history="1">
        <w:r>
          <w:t xml:space="preserve">3. 사업 수행계획</w:t>
        </w:r>
        <w:r>
          <w:tab/>
          <w:t>11</w:t>
        </w:r>
      </w:hyperlink>
    </w:p>
    <w:p>
      <w:pPr>
        <w:pStyle w:val="20"/>
      </w:pPr>
      <w:hyperlink w:anchor="h_11" w:history="1">
        <w:r>
          <w:t xml:space="preserve">(1) 사업 수행절차 및 방법</w:t>
        </w:r>
        <w:r>
          <w:tab/>
          <w:t>11</w:t>
        </w:r>
      </w:hyperlink>
    </w:p>
    <w:p>
      <w:pPr>
        <w:pStyle w:val="20"/>
      </w:pPr>
      <w:hyperlink w:anchor="h_12" w:history="1">
        <w:r>
          <w:t xml:space="preserve">(2) 단계별 주요 수행내용</w:t>
        </w:r>
        <w:r>
          <w:tab/>
          <w:t>12</w:t>
        </w:r>
      </w:hyperlink>
    </w:p>
    <w:p>
      <w:pPr>
        <w:pStyle w:val="20"/>
      </w:pPr>
      <w:hyperlink w:anchor="h_13" w:history="1">
        <w:r>
          <w:t xml:space="preserve">(3) 추진일정 및 WBS</w:t>
        </w:r>
        <w:r>
          <w:tab/>
          <w:t>13</w:t>
        </w:r>
      </w:hyperlink>
    </w:p>
    <w:p>
      <w:pPr>
        <w:pStyle w:val="20"/>
      </w:pPr>
      <w:hyperlink w:anchor="h_14" w:history="1">
        <w:r>
          <w:t xml:space="preserve">(4) 주요 산출물 계획</w:t>
        </w:r>
        <w:r>
          <w:tab/>
          <w:t>15</w:t>
        </w:r>
      </w:hyperlink>
    </w:p>
    <w:p>
      <w:pPr>
        <w:pStyle w:val="11"/>
      </w:pPr>
      <w:hyperlink w:anchor="h_15" w:history="1">
        <w:r>
          <w:t xml:space="preserve">4. 사업 관리계획</w:t>
        </w:r>
        <w:r>
          <w:tab/>
          <w:t>18</w:t>
        </w:r>
      </w:hyperlink>
    </w:p>
    <w:p>
      <w:pPr>
        <w:pStyle w:val="20"/>
      </w:pPr>
      <w:hyperlink w:anchor="h_16" w:history="1">
        <w:r>
          <w:t xml:space="preserve">(1) 일정 및 진척관리</w:t>
        </w:r>
        <w:r>
          <w:tab/>
          <w:t>18</w:t>
        </w:r>
      </w:hyperlink>
    </w:p>
    <w:p>
      <w:pPr>
        <w:pStyle w:val="20"/>
      </w:pPr>
      <w:hyperlink w:anchor="h_17" w:history="1">
        <w:r>
          <w:t xml:space="preserve">(2) 인력관리</w:t>
        </w:r>
        <w:r>
          <w:tab/>
          <w:t>18</w:t>
        </w:r>
      </w:hyperlink>
    </w:p>
    <w:p>
      <w:pPr>
        <w:pStyle w:val="20"/>
      </w:pPr>
      <w:hyperlink w:anchor="h_18" w:history="1">
        <w:r>
          <w:t xml:space="preserve">(3) 품질관리</w:t>
        </w:r>
        <w:r>
          <w:tab/>
          <w:t>19</w:t>
        </w:r>
      </w:hyperlink>
    </w:p>
    <w:p>
      <w:pPr>
        <w:pStyle w:val="20"/>
      </w:pPr>
      <w:hyperlink w:anchor="h_19" w:history="1">
        <w:r>
          <w:t xml:space="preserve">(4) 형상 및 변경관리</w:t>
        </w:r>
        <w:r>
          <w:tab/>
          <w:t>20</w:t>
        </w:r>
      </w:hyperlink>
    </w:p>
    <w:p>
      <w:pPr>
        <w:pStyle w:val="20"/>
      </w:pPr>
      <w:hyperlink w:anchor="h_20" w:history="1">
        <w:r>
          <w:t xml:space="preserve">(5) 위험 및 이슈관리</w:t>
        </w:r>
        <w:r>
          <w:tab/>
          <w:t>21</w:t>
        </w:r>
      </w:hyperlink>
    </w:p>
    <w:p>
      <w:pPr>
        <w:pStyle w:val="20"/>
      </w:pPr>
      <w:hyperlink w:anchor="h_21" w:history="1">
        <w:r>
          <w:t xml:space="preserve">(6) 의사소통 및 보고관리</w:t>
        </w:r>
        <w:r>
          <w:tab/>
          <w:t>22</w:t>
        </w:r>
      </w:hyperlink>
    </w:p>
    <w:p>
      <w:pPr>
        <w:pStyle w:val="11"/>
      </w:pPr>
      <w:hyperlink w:anchor="h_22" w:history="1">
        <w:r>
          <w:t xml:space="preserve">5. AI 응용제품 개발·구축 계획</w:t>
        </w:r>
        <w:r>
          <w:tab/>
          <w:t>23</w:t>
        </w:r>
      </w:hyperlink>
    </w:p>
    <w:p>
      <w:pPr>
        <w:pStyle w:val="20"/>
      </w:pPr>
      <w:hyperlink w:anchor="h_23" w:history="1">
        <w:r>
          <w:t xml:space="preserve">(1) AI 응용제품 개발범위 및 구성</w:t>
        </w:r>
        <w:r>
          <w:tab/>
          <w:t>23</w:t>
        </w:r>
      </w:hyperlink>
    </w:p>
    <w:p>
      <w:pPr>
        <w:pStyle w:val="20"/>
      </w:pPr>
      <w:hyperlink w:anchor="h_24" w:history="1">
        <w:r>
          <w:t xml:space="preserve">(2) AI 서비스·모델·데이터 개발계획</w:t>
        </w:r>
        <w:r>
          <w:tab/>
          <w:t>24</w:t>
        </w:r>
      </w:hyperlink>
    </w:p>
    <w:p>
      <w:pPr>
        <w:pStyle w:val="20"/>
      </w:pPr>
      <w:hyperlink w:anchor="h_25" w:history="1">
        <w:r>
          <w:t xml:space="preserve">(3) AI 인프라 및 연계 구축계획</w:t>
        </w:r>
        <w:r>
          <w:tab/>
          <w:t>27</w:t>
        </w:r>
      </w:hyperlink>
    </w:p>
    <w:p>
      <w:pPr>
        <w:pStyle w:val="20"/>
      </w:pPr>
      <w:hyperlink w:anchor="h_26" w:history="1">
        <w:r>
          <w:t xml:space="preserve">(4) AI 시험·성능평가 및 현장실증 계획</w:t>
        </w:r>
        <w:r>
          <w:tab/>
          <w:t>28</w:t>
        </w:r>
      </w:hyperlink>
    </w:p>
    <w:p>
      <w:pPr>
        <w:pStyle w:val="20"/>
      </w:pPr>
      <w:hyperlink w:anchor="h_27" w:history="1">
        <w:r>
          <w:t xml:space="preserve">(5) AI 보안·신뢰성 및 운영지원 계획</w:t>
        </w:r>
        <w:r>
          <w:tab/>
          <w:t>30</w:t>
        </w:r>
      </w:hyperlink>
    </w:p>
    <w:p>
      <w:pPr>
        <w:pStyle w:val="11"/>
      </w:pPr>
      <w:hyperlink w:anchor="h_28" w:history="1">
        <w:r>
          <w:t xml:space="preserve">6. 시험·전환 및 운영지원 계획</w:t>
        </w:r>
        <w:r>
          <w:tab/>
          <w:t>32</w:t>
        </w:r>
      </w:hyperlink>
    </w:p>
    <w:p>
      <w:pPr>
        <w:pStyle w:val="20"/>
      </w:pPr>
      <w:hyperlink w:anchor="h_29" w:history="1">
        <w:r>
          <w:t xml:space="preserve">(1) 시험 및 검증 계획</w:t>
        </w:r>
        <w:r>
          <w:tab/>
          <w:t>32</w:t>
        </w:r>
      </w:hyperlink>
    </w:p>
    <w:p>
      <w:pPr>
        <w:pStyle w:val="20"/>
      </w:pPr>
      <w:hyperlink w:anchor="h_30" w:history="1">
        <w:r>
          <w:t xml:space="preserve">(2) 시스템·데이터 전환 계획</w:t>
        </w:r>
        <w:r>
          <w:tab/>
          <w:t>33</w:t>
        </w:r>
      </w:hyperlink>
    </w:p>
    <w:p>
      <w:pPr>
        <w:pStyle w:val="20"/>
      </w:pPr>
      <w:hyperlink w:anchor="h_31" w:history="1">
        <w:r>
          <w:t xml:space="preserve">(3) 교육 및 사용자 지원 계획</w:t>
        </w:r>
        <w:r>
          <w:tab/>
          <w:t>33</w:t>
        </w:r>
      </w:hyperlink>
    </w:p>
    <w:p>
      <w:pPr>
        <w:pStyle w:val="20"/>
      </w:pPr>
      <w:hyperlink w:anchor="h_32" w:history="1">
        <w:r>
          <w:t xml:space="preserve">(4) 운영 및 유지보수 계획</w:t>
        </w:r>
        <w:r>
          <w:tab/>
          <w:t>34</w:t>
        </w:r>
      </w:hyperlink>
      <w:r>
        <w:fldChar w:fldCharType="end"/>
      </w:r>
    </w:p>
    <w:p>
      <w:pPr>
        <w:spacing w:before="400" w:after="0"/>
      </w:pPr>
    </w:p>
    <w:p>
      <w:pPr>
        <w:spacing w:before="40" w:after="80" w:line="280" w:lineRule="auto"/>
      </w:pPr>
      <w:r>
        <w:rPr>
          <w:color w:val="444444"/>
          <w:sz w:val="17"/>
          <w:szCs w:val="17"/>
        </w:rPr>
        <w:lastRenderedPageBreak/>
        <w:t>※ 본 사업수행계획서는 「AI응용제품 신속 상용화 지원사업 사업수행계획서 양식(V1.0)」의 작성방법에 따라 「1. 수정사업계획서(SF26179244, 협약)」의 내용을 우선 반영하고, 「2026년도 기획기관 수행계획서(경남TP)」의 사업관리·품질관리·사후관리 내용을 보완 반영하여 작성하였음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" w:name="h_1"/>
      <w:r>
        <w:lastRenderedPageBreak/>
        <w:t>1. 사업 개요</w:t>
      </w:r>
      <w:bookmarkEnd w:id="1"/>
    </w:p>
    <w:p>
      <w:pPr>
        <w:pStyle w:val="2"/>
        <w:keepNext/>
        <w:spacing w:before="120" w:after="120"/>
      </w:pPr>
      <w:bookmarkStart w:id="2" w:name="h_2"/>
      <w:r>
        <w:t>(1) 사업 목적 및 추진배경</w:t>
      </w:r>
      <w:bookmarkEnd w:id="2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추진배경 및 필요성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도입기업 현황: </w:t>
      </w:r>
      <w:r>
        <w:t>영풍전자㈜는</w:t>
      </w:r>
      <w:r>
        <w:t xml:space="preserve"> 항공·지상·해상·유도무기·우주 분야 전자장비에 탑재되는 고신뢰성 방산용 PBA(회로카드조립체)를 다품종·소량으로 생산하는 방산혁신100 기업(국방품질경영 대통령표창, CMMI Level 3)으로, 형상관리(CM) 기반의 엄격한 변경 통제와 장기 이력 추적이 요구되는 제조환경을 운영하고 있음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디지털 기반 확보: </w:t>
      </w:r>
      <w:r>
        <w:t xml:space="preserve">SAP Business One(ERP), e-SCM, e-SFC(MES), 도면관리·배포시스템을 통해 PBA 제조 전 주기가 전산화되어 있으며(BOM </w:t>
      </w:r>
      <w:r>
        <w:t>조립체</w:t>
      </w:r>
      <w:r>
        <w:t xml:space="preserve"> 23,598개, 품목 마스터 85,789개, 승인도면 27,795건, 개발도면 11,353건), AI 연동을 위한 데이터 기반은 이미 마련되어 있음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고장탐구 공정의 구조적 한계: </w:t>
      </w:r>
      <w:r>
        <w:t>전체 10단계 제조 프로세스 중 ⑥ 불량판정 제품 고장탐구 및 ⑨ 고객불만 접수 고장탐구 단계는 숙련 엔지니어의 암묵지와 수작업 문서 탐색에 전적으로 의존하여, 담당자별 분석 시간·판정 품질의 편차와 기술 단절 위험이 발생하고 있음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사업환경 변화: </w:t>
      </w:r>
      <w:r>
        <w:t>2사업장 확장(2025년 준공) 및 방산 수출 확대(폴란드 K2PL, 호주 Red Back, 미국 Thales 등)에 따라 품질 보고서 수요가 급증하고 있으나, 인력 확충만으로는 대응에 한계가 있음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해결하고자 하는 주요 문제</w:t>
      </w:r>
    </w:p>
    <w:p>
      <w:pPr>
        <w:spacing w:before="60" w:after="100" w:line="300" w:lineRule="auto"/>
        <w:jc w:val="both"/>
      </w:pPr>
      <w:r>
        <w:t>과거 PBA 고장탐구 통계에 따르면 수리 공수는 지속 증가 추세이며(2025년 2,048건, 1,321MD, 13명 투입, 약 7.2억원 비용 발생), 수리 불가 폐기로 인한 신품 제작 손실(2025년 77개)도 발생하고 있음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964"/>
        <w:gridCol w:w="964"/>
        <w:gridCol w:w="964"/>
        <w:gridCol w:w="1542"/>
        <w:gridCol w:w="1446"/>
        <w:gridCol w:w="1446"/>
        <w:gridCol w:w="1541"/>
      </w:tblGrid>
      <w:tr>
        <w:trPr>
          <w:cantSplit/>
          <w:tblHeader/>
        </w:trPr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년도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사불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수량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고불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수량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합계(건)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기술팀 </w:t>
            </w:r>
            <w:r>
              <w:rPr>
                <w:b/>
                <w:bCs/>
                <w:color w:val="1F3A5F"/>
                <w:sz w:val="17"/>
                <w:szCs w:val="17"/>
              </w:rPr>
              <w:t>수리공수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(0.5md/</w:t>
            </w:r>
            <w:r>
              <w:rPr>
                <w:b/>
                <w:bCs/>
                <w:color w:val="1F3A5F"/>
                <w:sz w:val="17"/>
                <w:szCs w:val="17"/>
              </w:rPr>
              <w:t>ea</w:t>
            </w:r>
            <w:r>
              <w:rPr>
                <w:b/>
                <w:bCs/>
                <w:color w:val="1F3A5F"/>
                <w:sz w:val="17"/>
                <w:szCs w:val="17"/>
              </w:rPr>
              <w:t>)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생산팀 재작업 (0.1md/</w:t>
            </w:r>
            <w:r>
              <w:rPr>
                <w:b/>
                <w:bCs/>
                <w:color w:val="1F3A5F"/>
                <w:sz w:val="17"/>
                <w:szCs w:val="17"/>
              </w:rPr>
              <w:t>ea</w:t>
            </w:r>
            <w:r>
              <w:rPr>
                <w:b/>
                <w:bCs/>
                <w:color w:val="1F3A5F"/>
                <w:sz w:val="17"/>
                <w:szCs w:val="17"/>
              </w:rPr>
              <w:t>)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품보팀</w:t>
            </w:r>
            <w:r>
              <w:rPr>
                <w:b/>
                <w:bCs/>
                <w:color w:val="1F3A5F"/>
                <w:sz w:val="17"/>
                <w:szCs w:val="17"/>
              </w:rPr>
              <w:t xml:space="preserve"> 검사 (0.2md/</w:t>
            </w:r>
            <w:r>
              <w:rPr>
                <w:b/>
                <w:bCs/>
                <w:color w:val="1F3A5F"/>
                <w:sz w:val="17"/>
                <w:szCs w:val="17"/>
              </w:rPr>
              <w:t>ea</w:t>
            </w:r>
            <w:r>
              <w:rPr>
                <w:b/>
                <w:bCs/>
                <w:color w:val="1F3A5F"/>
                <w:sz w:val="17"/>
                <w:szCs w:val="17"/>
              </w:rPr>
              <w:t>)</w:t>
            </w:r>
          </w:p>
        </w:tc>
        <w:tc>
          <w:tcPr>
            <w:tcW w:w="15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합계(원)</w:t>
            </w:r>
          </w:p>
        </w:tc>
      </w:tr>
      <w:tr>
        <w:trPr>
          <w:cantSplit/>
        </w:trPr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2023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499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948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1,447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289,400,000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57,880,000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115,760,000</w:t>
            </w:r>
          </w:p>
        </w:tc>
        <w:tc>
          <w:tcPr>
            <w:tcW w:w="15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463,040,000</w:t>
            </w:r>
          </w:p>
        </w:tc>
      </w:tr>
      <w:tr>
        <w:trPr>
          <w:cantSplit/>
        </w:trPr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2024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617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797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1,414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296,940,000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59,388,000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118,776,000</w:t>
            </w:r>
          </w:p>
        </w:tc>
        <w:tc>
          <w:tcPr>
            <w:tcW w:w="15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475,104,000</w:t>
            </w:r>
          </w:p>
        </w:tc>
      </w:tr>
      <w:tr>
        <w:trPr>
          <w:cantSplit/>
        </w:trPr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2025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1,276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772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2,048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450,560,000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90,112,000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180,224,000</w:t>
            </w:r>
          </w:p>
        </w:tc>
        <w:tc>
          <w:tcPr>
            <w:tcW w:w="15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720,896,000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1-1] 과거 PBA 고장탐구 통계(수정사업계획서 p.4)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241"/>
        <w:gridCol w:w="1157"/>
        <w:gridCol w:w="1157"/>
        <w:gridCol w:w="1155"/>
      </w:tblGrid>
      <w:tr>
        <w:trPr>
          <w:cantSplit/>
          <w:tblHeader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수리 단계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세부 공정(절차)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초급(H)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중급(H)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고급(H)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 접수 및 외관검사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입고 등록·이력 확인, 육안 검사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0.8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0.6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0.6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2. 진단 및 계측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 시험, 전압·전류 측정, 회로도 검토·신호 측정, 불량 부품 식별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3.5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2.6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1.8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 부품 청구 및 교체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부품 출고 요청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0.1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4. 검증 및 완료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수리 후 성능·</w:t>
            </w:r>
            <w:r>
              <w:rPr>
                <w:sz w:val="17"/>
                <w:szCs w:val="17"/>
              </w:rPr>
              <w:t>에이징</w:t>
            </w:r>
            <w:r>
              <w:rPr>
                <w:sz w:val="17"/>
                <w:szCs w:val="17"/>
              </w:rPr>
              <w:t xml:space="preserve"> 시험, 최종 QC 검사 및 출하 포장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1.7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1.6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1.5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 기술검토서 작성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기술검토서 작성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2.5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2.5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2.0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계(Total)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총 소요 시간(Hour)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8.6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7.4</w:t>
            </w:r>
          </w:p>
        </w:tc>
        <w:tc>
          <w:tcPr>
            <w:tcW w:w="11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6.0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1-2] 숙련도별 수리 투입 시간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주요 문제점</w:t>
      </w:r>
    </w:p>
    <w:p>
      <w:pPr>
        <w:pStyle w:val="a4"/>
        <w:numPr>
          <w:ilvl w:val="1"/>
          <w:numId w:val="2"/>
        </w:numPr>
        <w:spacing w:before="40" w:after="60" w:line="300" w:lineRule="auto"/>
        <w:jc w:val="both"/>
      </w:pPr>
      <w:r>
        <w:t xml:space="preserve">체계업체 소프트웨어 소스코드 </w:t>
      </w:r>
      <w:r>
        <w:t>미공유</w:t>
      </w:r>
      <w:r>
        <w:t xml:space="preserve"> 및 제어기 유닛 단위 체계 전체 회로 미제공으로 고장탐구 수작업 발생</w:t>
      </w:r>
    </w:p>
    <w:p>
      <w:pPr>
        <w:pStyle w:val="a4"/>
        <w:numPr>
          <w:ilvl w:val="1"/>
          <w:numId w:val="2"/>
        </w:numPr>
        <w:spacing w:before="40" w:after="60" w:line="300" w:lineRule="auto"/>
        <w:jc w:val="both"/>
      </w:pPr>
      <w:r>
        <w:t>PBA 고장탐구 시 숙련 엔지니어의 개인 재량에 전적으로 의존하여 검토·수리 시간 편차가 매우 크고, 인력수급 어려움·잦은 인원 변동으로 숙련도 유지 곤란</w:t>
      </w:r>
    </w:p>
    <w:p>
      <w:pPr>
        <w:pStyle w:val="a4"/>
        <w:numPr>
          <w:ilvl w:val="1"/>
          <w:numId w:val="2"/>
        </w:numPr>
        <w:spacing w:before="40" w:after="60" w:line="300" w:lineRule="auto"/>
        <w:jc w:val="both"/>
      </w:pPr>
      <w:r>
        <w:t>회로도·부품 데이터시트·시험절차서·고장탐구 내역이 부서별로 산재하여, 품질 이슈 발생 시 과거 유사 고장 사례 검색에 과도한 시간 소요, 동일 고장의 반복 분석에 따른 비효율 발생</w:t>
      </w:r>
    </w:p>
    <w:p>
      <w:pPr>
        <w:pStyle w:val="a4"/>
        <w:numPr>
          <w:ilvl w:val="1"/>
          <w:numId w:val="2"/>
        </w:numPr>
        <w:spacing w:before="40" w:after="60" w:line="300" w:lineRule="auto"/>
        <w:jc w:val="both"/>
      </w:pPr>
      <w:r>
        <w:t>보고서(고장분석보고서, 품질검사보고서 등)를 수기·반수기로 작성하여 작성자별 일관성 부족 및 오류 발생</w:t>
      </w:r>
    </w:p>
    <w:p>
      <w:pPr>
        <w:pStyle w:val="a4"/>
        <w:numPr>
          <w:ilvl w:val="1"/>
          <w:numId w:val="2"/>
        </w:numPr>
        <w:spacing w:before="40" w:after="60" w:line="300" w:lineRule="auto"/>
        <w:jc w:val="both"/>
      </w:pPr>
      <w:r>
        <w:t>PBA 고장탐구 도메인의 전문 온톨로지가 존재하지 않아 범용 LLM만으로는 회로도·시험절차서 기반의 정확한 고장 원인 추론 한계, 중소 제조기업의 자체 AI 개발 역량·데이터 엔지니어링 인력 부재로 독자적 AI 시스템 구축에 한계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사업 목적</w:t>
      </w:r>
    </w:p>
    <w:p>
      <w:pPr>
        <w:spacing w:before="60" w:after="100" w:line="300" w:lineRule="auto"/>
        <w:jc w:val="both"/>
      </w:pPr>
      <w:r>
        <w:rPr>
          <w:b/>
          <w:bCs/>
        </w:rPr>
        <w:t xml:space="preserve">최종목표: </w:t>
      </w:r>
      <w:r>
        <w:t xml:space="preserve">다품종·소량 생산의 복잡·다양한 회로기판(PBA) 제조 현장의 </w:t>
      </w:r>
      <w:r>
        <w:t>숙련자</w:t>
      </w:r>
      <w:r>
        <w:t xml:space="preserve"> 암묵지를 온톨로지 기반의 구조화된 디지털 자산으로 전환하고, AI Agent 기반 업무 자동화 서비스 구축으로 제조공정 혁신 및 확산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(품질관리) </w:t>
      </w:r>
      <w:r>
        <w:t xml:space="preserve">LLM/RAG + 지식 그래프 기반 인과관계 추론으로 고장 원인을 단계적으로 좁혀가는 고장탐구 AI </w:t>
      </w:r>
      <w:r>
        <w:t>어시스턴트를</w:t>
      </w:r>
      <w:r>
        <w:t xml:space="preserve"> 구현하여 고장 원인 분석 시간 50% 이상 단축, 숙련 엔지니어 의존도 감소 및 인력 변동에 따른 품질 리스크 해소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(비정형 작업보조) </w:t>
      </w:r>
      <w:r>
        <w:t>고장탐구 결과서(FA Report)·품질검사보고서·MRB 보고서 자동 생성 및 Q&amp;A 서비스로 보고서 작성 시간 70% 이상 절감, 일관된 품질의 보고서 산출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(제조 표준화) </w:t>
      </w:r>
      <w:r>
        <w:t xml:space="preserve">IEC 63278-1(AAS) 기반 제조 데이터 표준화 체계와 PBA 도메인 특화 온톨로지·지식그래프를 구축하여 </w:t>
      </w:r>
      <w:r>
        <w:t>숙련자</w:t>
      </w:r>
      <w:r>
        <w:t xml:space="preserve"> 암묵지를 구조화된 디지털 자산으로 전환, 기술 단절 방지 및 세대 간 기술 전수 체계 확보, 이기종 시스템(MES, ERP, 검사장비) 간 확장성 확보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(품질 향상 및 비용절감) </w:t>
      </w:r>
      <w:r>
        <w:t>수리 공수·재작업·불필요 검사 감소를 통한 기존 대비 비용 50% 절감 기반 마련</w:t>
      </w:r>
    </w:p>
    <w:p>
      <w:pPr>
        <w:pStyle w:val="2"/>
        <w:keepNext/>
        <w:spacing w:before="120" w:after="120"/>
      </w:pPr>
      <w:bookmarkStart w:id="3" w:name="h_3"/>
      <w:r>
        <w:lastRenderedPageBreak/>
        <w:t>(2) 사업 범위 및 주요내용</w:t>
      </w:r>
      <w:bookmarkEnd w:id="3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사업 기본 정보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277"/>
        <w:gridCol w:w="1542"/>
        <w:gridCol w:w="3277"/>
      </w:tblGrid>
      <w:tr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과제명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AI 기반 제조 지식 자산화 및 전자회로기판 제조 공정 관리 자동화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과제번호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SF26179244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사업기간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2026. 7. 27. ~ 2027. 7. 26. (12개월, 1차년도)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도입기업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영풍전자 주식회사 (경남 창원시 의창구 </w:t>
            </w:r>
            <w:proofErr w:type="spellStart"/>
            <w:r>
              <w:rPr>
                <w:sz w:val="18"/>
                <w:szCs w:val="18"/>
              </w:rPr>
              <w:t>죽전로</w:t>
            </w:r>
            <w:proofErr w:type="spellEnd"/>
            <w:r>
              <w:rPr>
                <w:sz w:val="18"/>
                <w:szCs w:val="18"/>
              </w:rPr>
              <w:t xml:space="preserve"> 82번길 31)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기획기관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(재)</w:t>
            </w:r>
            <w:proofErr w:type="spellStart"/>
            <w:r>
              <w:rPr>
                <w:sz w:val="18"/>
                <w:szCs w:val="18"/>
              </w:rPr>
              <w:t>경남테크노파크</w:t>
            </w:r>
            <w:proofErr w:type="spellEnd"/>
            <w:r>
              <w:rPr>
                <w:sz w:val="18"/>
                <w:szCs w:val="18"/>
              </w:rPr>
              <w:t xml:space="preserve"> (우주항공본부)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대표 공급기업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㈜</w:t>
            </w:r>
            <w:proofErr w:type="spellStart"/>
            <w:r>
              <w:rPr>
                <w:sz w:val="18"/>
                <w:szCs w:val="18"/>
              </w:rPr>
              <w:t>코난테크놀로지</w:t>
            </w:r>
            <w:proofErr w:type="spellEnd"/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참여기관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㈜</w:t>
            </w:r>
            <w:proofErr w:type="spellStart"/>
            <w:r>
              <w:rPr>
                <w:sz w:val="18"/>
                <w:szCs w:val="18"/>
              </w:rPr>
              <w:t>애버커스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국립창원대학교</w:t>
            </w:r>
            <w:proofErr w:type="spellEnd"/>
            <w:r>
              <w:rPr>
                <w:sz w:val="18"/>
                <w:szCs w:val="18"/>
              </w:rPr>
              <w:t xml:space="preserve"> 산학협력단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총 사업비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1,882,900천원 (정부지원금 1,318,000천원 / 도입기업 부담금 564,900천원: 현금 282,450천원·현물 282,450천원)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 공정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PBA 제조·납품·사후관리 10단계 중 ⑥ 불량판정 제품 고장탐구 및 ⑨ 고객불만 접수 고장탐구 단계</w:t>
            </w:r>
          </w:p>
        </w:tc>
        <w:tc>
          <w:tcPr>
            <w:tcW w:w="15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선택 테마</w:t>
            </w:r>
          </w:p>
        </w:tc>
        <w:tc>
          <w:tcPr>
            <w:tcW w:w="32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Ⅱ-2 설비·품질관리(주요), Ⅱ-4 제조데이터 표준화 및 운영·제어 연계(부가), Ⅲ-4 비정형 작업보조(부가)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1-3] 사업 기본 정보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구축대상 및 주요 과업</w:t>
      </w:r>
    </w:p>
    <w:p>
      <w:pPr>
        <w:spacing w:before="60" w:after="100" w:line="300" w:lineRule="auto"/>
        <w:jc w:val="both"/>
      </w:pPr>
      <w:r>
        <w:t xml:space="preserve">본 사업은 Ⅱ-4(제조데이터 표준화)를 기반 계층으로 하여 표준화된 데이터와 온톨로지 기반 지식 체계를 Ⅱ-2(설비·품질관리)와 Ⅲ-4(비정형 작업보조)에 공급하고, 「고장 접수 → AI 분석 → 결과서 자동 출력 → 엔지니어 검증 → 최종 </w:t>
      </w:r>
      <w:r>
        <w:t>승인」의</w:t>
      </w:r>
      <w:r>
        <w:t xml:space="preserve"> End-to-End 고장탐구 업무 자동화 파이프라인을 구현함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2878"/>
        <w:gridCol w:w="3793"/>
        <w:gridCol w:w="1325"/>
      </w:tblGrid>
      <w:tr>
        <w:trPr>
          <w:cantSplit/>
          <w:tblHeader/>
        </w:trPr>
        <w:tc>
          <w:tcPr>
            <w:tcW w:w="16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2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구축대상(시스템·서비스·AI 응용제품)</w:t>
            </w:r>
          </w:p>
        </w:tc>
        <w:tc>
          <w:tcPr>
            <w:tcW w:w="37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과업 및 수행범위</w:t>
            </w:r>
          </w:p>
        </w:tc>
        <w:tc>
          <w:tcPr>
            <w:tcW w:w="13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주관</w:t>
            </w:r>
          </w:p>
        </w:tc>
      </w:tr>
      <w:tr>
        <w:trPr>
          <w:cantSplit/>
        </w:trPr>
        <w:tc>
          <w:tcPr>
            <w:tcW w:w="16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기반 구축 (제조데이터 표준화 및 온톨로지 지식 구축)</w:t>
            </w:r>
          </w:p>
        </w:tc>
        <w:tc>
          <w:tcPr>
            <w:tcW w:w="2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IEC 63278-1 기반 PBA 도메인 AAS 서브모델 5종(SM-1~SM-5)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PBA 도메인 특화 온톨로지(OWL2)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인과관계 지식그래프(Neo4j)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방산 PBA 전문 용어사전(한/영/약어)</w:t>
            </w:r>
          </w:p>
        </w:tc>
        <w:tc>
          <w:tcPr>
            <w:tcW w:w="37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구성품 계층 4단계 코드 체계 및 통합 코드 표준 매핑 테이블 작성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 분류 체계(Failure Taxonomy) 6대 범주 구축, SWRL 추론 규칙 3종 이상 정의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이력 2,000건 이상 인스턴스화(노드 5만·관계 15만 이상)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용어 1,000엔트리 이상, </w:t>
            </w:r>
            <w:r>
              <w:rPr>
                <w:sz w:val="17"/>
                <w:szCs w:val="17"/>
              </w:rPr>
              <w:t>시맨틱</w:t>
            </w:r>
            <w:r>
              <w:rPr>
                <w:sz w:val="17"/>
                <w:szCs w:val="17"/>
              </w:rPr>
              <w:t xml:space="preserve"> 쿼리 확장 및 온톨로지 기반 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 방법 정의</w:t>
            </w:r>
          </w:p>
        </w:tc>
        <w:tc>
          <w:tcPr>
            <w:tcW w:w="13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창원대 산학협력단</w:t>
            </w:r>
          </w:p>
        </w:tc>
      </w:tr>
      <w:tr>
        <w:trPr>
          <w:cantSplit/>
        </w:trPr>
        <w:tc>
          <w:tcPr>
            <w:tcW w:w="16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서비스 개발 (</w:t>
            </w:r>
            <w:r>
              <w:rPr>
                <w:b/>
                <w:bCs/>
                <w:sz w:val="17"/>
                <w:szCs w:val="17"/>
              </w:rPr>
              <w:t>LLM+RAG+Graph-RAG</w:t>
            </w:r>
            <w:r>
              <w:rPr>
                <w:b/>
                <w:bCs/>
                <w:sz w:val="17"/>
                <w:szCs w:val="17"/>
              </w:rPr>
              <w:t xml:space="preserve"> 기반 핵심 AI 서비스)</w:t>
            </w:r>
          </w:p>
        </w:tc>
        <w:tc>
          <w:tcPr>
            <w:tcW w:w="2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AI 어시스턴트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전원 비인가/인가 검사 지원 Agent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유사 고장 사례 매칭 Agent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Human-in-the-Loop 협업 체계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보고서 자동 생성 Agent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질의응답(Q&amp;A) 범용 챗봇</w:t>
            </w:r>
          </w:p>
        </w:tc>
        <w:tc>
          <w:tcPr>
            <w:tcW w:w="37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 현상 자연어 입력 → 추정 원인·의심 부품·확인 절차·시정조치 단계별 제안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외관 불량 체크리스트 자동 생성,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제시·이상 측정값 판별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FA Report·품질검사보고서·MRB 보고서 템플릿 기반 자동 생성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출처 명시·신뢰도 점수·답변 보류 메커니즘 적용 Q&amp;A</w:t>
            </w:r>
          </w:p>
        </w:tc>
        <w:tc>
          <w:tcPr>
            <w:tcW w:w="13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 </w:t>
            </w:r>
            <w:ins w:id="0" w:author="Yeom jonghak" w:date="2026-10-22T16:57:00Z" w16du:dateUtc="2026-10-22T07:57:00Z">
              <w:r>
                <w:rPr>
                  <w:sz w:val="17"/>
                  <w:szCs w:val="17"/>
                </w:rPr>
                <w:t xml:space="preserve">/ </w:t>
              </w:r>
            </w:ins>
            <w:r>
              <w:rPr>
                <w:sz w:val="17"/>
                <w:szCs w:val="17"/>
              </w:rPr>
              <w:t>애버커스</w:t>
            </w:r>
          </w:p>
        </w:tc>
      </w:tr>
      <w:tr>
        <w:trPr>
          <w:cantSplit/>
        </w:trPr>
        <w:tc>
          <w:tcPr>
            <w:tcW w:w="16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인프라 구축 (거버넌스 환경 포함)</w:t>
            </w:r>
          </w:p>
        </w:tc>
        <w:tc>
          <w:tcPr>
            <w:tcW w:w="28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온프레미스 GPU 서버 9종 및 네트워크 장비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Konan LLM/LLM Studio(</w:t>
            </w:r>
            <w:r>
              <w:rPr>
                <w:sz w:val="17"/>
                <w:szCs w:val="17"/>
              </w:rPr>
              <w:t>LLMOps+RAGOps</w:t>
            </w:r>
            <w:r>
              <w:rPr>
                <w:sz w:val="17"/>
                <w:szCs w:val="17"/>
              </w:rPr>
              <w:t>), Konan RAG, STT 엔진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Agent Builder/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 xml:space="preserve"> Gateway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Data Ingestion/Integration 서비스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Auth &amp; Access 통합 보안, Dashboard/Admin, Kubernetes 플랫폼</w:t>
            </w:r>
          </w:p>
        </w:tc>
        <w:tc>
          <w:tcPr>
            <w:tcW w:w="37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방산 보안 요건 충족 온프레미스 설치·구성(사내 폐쇄망)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color w:val="EE0000"/>
                <w:sz w:val="17"/>
                <w:szCs w:val="17"/>
              </w:rPr>
              <w:t>레거시(</w:t>
            </w:r>
            <w:r>
              <w:rPr>
                <w:color w:val="EE0000"/>
                <w:sz w:val="17"/>
                <w:szCs w:val="17"/>
              </w:rPr>
              <w:t>S-FAC</w:t>
            </w:r>
            <w:r>
              <w:rPr>
                <w:color w:val="EE0000"/>
                <w:sz w:val="17"/>
                <w:szCs w:val="17"/>
              </w:rPr>
              <w:t>·문서저장소) 연동 어댑터 및 표준화 파이프라인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OAuth</w:t>
            </w:r>
            <w:r>
              <w:rPr>
                <w:sz w:val="17"/>
                <w:szCs w:val="17"/>
              </w:rPr>
              <w:t>/RBAC 기반 접근통제, 감사로그, AI 가드레일 구성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K8s 기반 컨테이너 운영·모니터링·CI/CD 환경 구성</w:t>
            </w:r>
          </w:p>
        </w:tc>
        <w:tc>
          <w:tcPr>
            <w:tcW w:w="132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 </w:t>
            </w:r>
            <w:ins w:id="1" w:author="Yeom jonghak" w:date="2026-10-22T16:57:00Z" w16du:dateUtc="2026-10-22T07:57:00Z">
              <w:r>
                <w:rPr>
                  <w:sz w:val="17"/>
                  <w:szCs w:val="17"/>
                </w:rPr>
                <w:t xml:space="preserve">/ </w:t>
              </w:r>
            </w:ins>
            <w:r>
              <w:rPr>
                <w:sz w:val="17"/>
                <w:szCs w:val="17"/>
              </w:rPr>
              <w:t>애버커스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1-4] 구축대상 및 주요 과업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수행범위 세부 내용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AI 목표 수준: 4단계(소통) — 고장탐구 AI 어시스턴트, 질의응답 서비스, AI+엔지니어 협업 모델(Human-in-the-Loop) / 5단계(생성) — </w:t>
      </w:r>
      <w:del w:id="2" w:author="Yeom jonghak" w:date="2026-10-22T17:02:00Z" w16du:dateUtc="2026-10-22T08:02:00Z">
        <w:r>
          <w:rPr>
            <w:color w:val="EE0000"/>
          </w:rPr>
          <w:delText>FA Report·품질검사보고서·MRB 보고서·외관 불량 체크리스트</w:delText>
        </w:r>
      </w:del>
      <w:ins w:id="4" w:author="Yeom jonghak" w:date="2026-10-22T17:02:00Z" w16du:dateUtc="2026-10-22T08:02:00Z">
        <w:r>
          <w:rPr>
            <w:color w:val="EE0000"/>
          </w:rPr>
          <w:t>기술검토서</w:t>
        </w:r>
      </w:ins>
      <w:r>
        <w:t xml:space="preserve"> 자동 생성, 온톨로지 기반 지식그래프 구축 및 갱신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핵심 AI 기술: 자연어처리(NLP)·LLM, 검색증강생성(RAG), OCR, STT, 지식표현·추론(OWL/RDF, Graph-RAG), 생성형 AI, 데이터셋·데이터 품질관리, </w:t>
      </w:r>
      <w:r>
        <w:t>MLOps·AI</w:t>
      </w:r>
      <w:r>
        <w:t xml:space="preserve"> 거버넌스(</w:t>
      </w:r>
      <w:r>
        <w:t>LLMOps</w:t>
      </w:r>
      <w:r>
        <w:t xml:space="preserve">, </w:t>
      </w:r>
      <w:r>
        <w:t>RAGOps</w:t>
      </w:r>
      <w:r>
        <w:t xml:space="preserve">, Agent Builder, </w:t>
      </w:r>
      <w:r>
        <w:t>AgentOps</w:t>
      </w:r>
      <w:r>
        <w:t>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적용 표준: IEC 63278-1(AAS), OWL2, SPARQL 1.1, R2RML, ISA-95/IEC 62264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도입 장비: AI 추론서버, RAG 서버, OCR 서버, 온톨로지 서버, </w:t>
      </w:r>
      <w:r>
        <w:t>LLMOps</w:t>
      </w:r>
      <w:r>
        <w:t>/</w:t>
      </w:r>
      <w:r>
        <w:t>AgentOps</w:t>
      </w:r>
      <w:r>
        <w:t xml:space="preserve"> 서버, WEB/WAS 서버, K8s·Kafka·Redis 서버, DB/</w:t>
      </w:r>
      <w:r>
        <w:t>MinIO</w:t>
      </w:r>
      <w:r>
        <w:t xml:space="preserve"> 서버, STT 서버(9종) 및 L4 스위치·네트워크 스위치·RACK/KVM, 검사용 노트북 5대, 음성인식용 마이크 10대 / 기존 시험장비 10종 활용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사업 범위 제외: 체계업체 소스코드 수준 분석(소스 수준 분석은 범위에서 명시적 제외), 클라우드 기반 외부 API 호출(온프레미스 처리 원칙)</w:t>
      </w:r>
    </w:p>
    <w:p>
      <w:pPr>
        <w:pStyle w:val="2"/>
        <w:keepNext/>
        <w:spacing w:before="120" w:after="120"/>
      </w:pPr>
      <w:bookmarkStart w:id="4" w:name="h_4"/>
      <w:r>
        <w:lastRenderedPageBreak/>
        <w:t>(3) 사업 목표 및 성과지표</w:t>
      </w:r>
      <w:bookmarkEnd w:id="4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정성적 목표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숙련 엔지니어의 암묵지를 온톨로지·지식그래프 기반의 구조화된 디지털 자산으로 전환하여 기술 단절 방지 및 세대 간 기술 전수 체계 확보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AI 자동화 효율성과 엔지니어 전문성을 결합한 Human-in-the-Loop 기반의 신뢰성 높은 고장탐구 의사결정 지원 체계 구현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AAS 기반 제조 데이터 표준화로 MES·ERP·검사장비 간 상호운용성 확보 및 향후 </w:t>
      </w:r>
      <w:r>
        <w:t>디지털트윈</w:t>
      </w:r>
      <w:r>
        <w:t>·예지품질로 확장 가능한 기반 마련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방산 보안 요건(온프레미스, 등급별 접근통제, 감사로그)을 충족하는 상용화 가능한 AI 응용제품 확보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정량적 목표 및 핵심 성과지표(KPI)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407"/>
        <w:gridCol w:w="1027"/>
        <w:gridCol w:w="1064"/>
        <w:gridCol w:w="2967"/>
        <w:gridCol w:w="2493"/>
      </w:tblGrid>
      <w:tr>
        <w:trPr>
          <w:cantSplit/>
          <w:tblHeader/>
        </w:trPr>
        <w:tc>
          <w:tcPr>
            <w:tcW w:w="6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성과지표명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단위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목표수준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측정 산식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담당기관</w:t>
            </w:r>
          </w:p>
        </w:tc>
      </w:tr>
      <w:tr>
        <w:trPr>
          <w:cantSplit/>
        </w:trPr>
        <w:tc>
          <w:tcPr>
            <w:tcW w:w="680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공통</w:t>
            </w:r>
          </w:p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고장탐구 시간당 생산성 </w:t>
            </w:r>
            <w:r>
              <w:rPr>
                <w:sz w:val="17"/>
                <w:szCs w:val="17"/>
              </w:rPr>
              <w:t>향상률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30%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{(AI 도입 후 시간당 고장탐구 완료건수 − 도입 전 시간당 완료건수) / 도입 전 시간당 완료건수}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</w:tr>
      <w:tr>
        <w:trPr>
          <w:cantSplit/>
        </w:trPr>
        <w:tc>
          <w:tcPr>
            <w:tcW w:w="68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납기 </w:t>
            </w:r>
            <w:r>
              <w:rPr>
                <w:sz w:val="17"/>
                <w:szCs w:val="17"/>
              </w:rPr>
              <w:t>단축률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{(도입 전 평균 납기소요일수 − 도입 후 평균 납기소요일수) ÷ 도입 전 평균 납기소요일수}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</w:tr>
      <w:tr>
        <w:trPr>
          <w:cantSplit/>
        </w:trPr>
        <w:tc>
          <w:tcPr>
            <w:tcW w:w="6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핵심특화</w:t>
            </w:r>
          </w:p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적용률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80%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(AI 시스템이 처리·지원한 고장탐구 건수) ÷ (전체 고장탐구 처리 건수)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</w:tr>
      <w:tr>
        <w:trPr>
          <w:cantSplit/>
        </w:trPr>
        <w:tc>
          <w:tcPr>
            <w:tcW w:w="680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자율 (추가)</w:t>
            </w:r>
          </w:p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 기반 불량 예측 정확도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90%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(AI 예측 결과가 실제 고장 원인·부품과 일치한 건수) ÷ (전체 AI 예측 수행 건수)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</w:tr>
      <w:tr>
        <w:trPr>
          <w:cantSplit/>
        </w:trPr>
        <w:tc>
          <w:tcPr>
            <w:tcW w:w="68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온톨로지 도메인 </w:t>
            </w:r>
            <w:r>
              <w:rPr>
                <w:sz w:val="17"/>
                <w:szCs w:val="17"/>
              </w:rPr>
              <w:t>커버리지율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90%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고장탐구 이력 샘플 500건 중 OWL2 온톨로지 클래스·관계로 완전 표현 가능한 건수 비율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 산학협력단</w:t>
            </w:r>
          </w:p>
        </w:tc>
      </w:tr>
      <w:tr>
        <w:trPr>
          <w:cantSplit/>
        </w:trPr>
        <w:tc>
          <w:tcPr>
            <w:tcW w:w="68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제조데이터 표준(AAS) 수용도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99%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SM-1~SM-5 서브모델의 필수 </w:t>
            </w:r>
            <w:r>
              <w:rPr>
                <w:sz w:val="17"/>
                <w:szCs w:val="17"/>
              </w:rPr>
              <w:t>SubmodelElement</w:t>
            </w:r>
            <w:r>
              <w:rPr>
                <w:sz w:val="17"/>
                <w:szCs w:val="17"/>
              </w:rPr>
              <w:t xml:space="preserve"> 항목 충족 건수 / 전체 대상 데이터 건수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 산학협력단</w:t>
            </w:r>
          </w:p>
        </w:tc>
      </w:tr>
      <w:tr>
        <w:trPr>
          <w:cantSplit/>
        </w:trPr>
        <w:tc>
          <w:tcPr>
            <w:tcW w:w="68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40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수집률</w:t>
            </w:r>
          </w:p>
        </w:tc>
        <w:tc>
          <w:tcPr>
            <w:tcW w:w="102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%</w:t>
            </w:r>
          </w:p>
        </w:tc>
        <w:tc>
          <w:tcPr>
            <w:tcW w:w="10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95% 이상</w:t>
            </w:r>
          </w:p>
        </w:tc>
        <w:tc>
          <w:tcPr>
            <w:tcW w:w="296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(최종 저장 수량 / 원천 발생 수량) × 100</w:t>
            </w:r>
          </w:p>
        </w:tc>
        <w:tc>
          <w:tcPr>
            <w:tcW w:w="249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1-5] 사업 성과지표(수정사업계획서 p.84~86 기준)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lastRenderedPageBreak/>
        <w:t>다. 품질지표와의 연계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상기 KPI는 「4. 사업 관리계획 (3) </w:t>
      </w:r>
      <w:r>
        <w:t>품질관리」의</w:t>
      </w:r>
      <w:r>
        <w:t xml:space="preserve"> 분야별 품질지표(SW·서비스, AI 모델·데이터, </w:t>
      </w:r>
      <w:r>
        <w:t>현장실증</w:t>
      </w:r>
      <w:r>
        <w:t>, 운영·보안)와 1:1로 연계하여 측정·판정하며, 세부 증빙(</w:t>
      </w:r>
      <w:del w:id="6" w:author="Yeom jonghak" w:date="2026-10-22T17:02:00Z" w16du:dateUtc="2026-10-22T08:02:00Z">
        <w:r>
          <w:delText>MES/</w:delText>
        </w:r>
      </w:del>
      <w:r>
        <w:t>SFC 접수·착수·완료일시 기록, AI 시스템 사용 로그, 검증보고서, 도입기업 책임자 확인서)은 품질관리 절차에 따라 수집·관리함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AI 기반 불량 예측 정확도는 고장탐구 이력 DB에서 샘플링한 PBA 고장 케이스 최소 100건 및 hold-out </w:t>
      </w:r>
      <w:r>
        <w:t>평가셋</w:t>
      </w:r>
      <w:r>
        <w:t>(이력의 20%)을 대상으로 AI 예측 결과 vs. 엔지니어 최종 판정 비교로 검증하고, LLM/RAG 모델 성능 Tracking 대시보드로 상시 모니터링함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공통지표(생산성 </w:t>
      </w:r>
      <w:r>
        <w:t>향상률</w:t>
      </w:r>
      <w:r>
        <w:t xml:space="preserve">, 납기 </w:t>
      </w:r>
      <w:r>
        <w:t>단축률</w:t>
      </w:r>
      <w:r>
        <w:t>)는 도입 전 6개월 이상 과거 데이터와 도입 후 3개월 이상 실증 데이터를 동일 제품군 PBA 기준으로 비교(최소 30건 이상)하며, 도입기업 품질책임자 확인서를 첨부함</w:t>
      </w:r>
    </w:p>
    <w:p>
      <w:pPr>
        <w:pStyle w:val="2"/>
        <w:keepNext/>
        <w:spacing w:before="120" w:after="120"/>
      </w:pPr>
      <w:bookmarkStart w:id="5" w:name="h_5"/>
      <w:r>
        <w:t>(4) 사업 추진전략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410"/>
        <w:gridCol w:w="5975"/>
      </w:tblGrid>
      <w:tr>
        <w:trPr>
          <w:cantSplit/>
          <w:tblHeader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핵심 추진전략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세부 내용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개발 전략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검증된 상용 AI 솔루션 기반 신속 개발 + 도메인 특화 지식 결합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 자체 개발 Konan LLM(ENT/PRO), LLM Studio(</w:t>
            </w:r>
            <w:r>
              <w:rPr>
                <w:sz w:val="17"/>
                <w:szCs w:val="17"/>
              </w:rPr>
              <w:t>LLMOps+RAGOps</w:t>
            </w:r>
            <w:r>
              <w:rPr>
                <w:sz w:val="17"/>
                <w:szCs w:val="17"/>
              </w:rPr>
              <w:t>), Konan RAG(GS인증), STT 엔진을 핵심 엔진으로 적용하여 개발 리스크 최소화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애버커스의 Kubernetes 기반 </w:t>
            </w:r>
            <w:r>
              <w:rPr>
                <w:sz w:val="17"/>
                <w:szCs w:val="17"/>
              </w:rPr>
              <w:t xml:space="preserve">Kenntnis </w:t>
            </w:r>
            <w:r>
              <w:rPr>
                <w:sz w:val="17"/>
                <w:szCs w:val="17"/>
              </w:rPr>
              <w:t>AI 서비스 플랫폼, Agent Builder/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 xml:space="preserve"> 기술 활용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창원대 산학협력단의 온톨로지·지식그래프 역량(KAI 로봇 </w:t>
            </w:r>
            <w:r>
              <w:rPr>
                <w:sz w:val="17"/>
                <w:szCs w:val="17"/>
              </w:rPr>
              <w:t>드릴링</w:t>
            </w:r>
            <w:r>
              <w:rPr>
                <w:sz w:val="17"/>
                <w:szCs w:val="17"/>
              </w:rPr>
              <w:t xml:space="preserve"> 공정 온톨로지 구축 실적, 지식그래프 </w:t>
            </w:r>
            <w:r>
              <w:rPr>
                <w:sz w:val="17"/>
                <w:szCs w:val="17"/>
              </w:rPr>
              <w:t>통합률</w:t>
            </w:r>
            <w:r>
              <w:rPr>
                <w:sz w:val="17"/>
                <w:szCs w:val="17"/>
              </w:rPr>
              <w:t xml:space="preserve"> 98.87% 인증)으로 PBA 도메인 지식 체계 설계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인과관계 지식 구축 3단계 방법론(전문가 지식 기반 → 이력 데이터 기반 정량 보강 → HITL 지속 갱신) 적용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구축 전략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방산 보안 요건을 충족하는 온프레미스 통합 플랫폼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LLM·RAG·Graph-RAG</w:t>
            </w:r>
            <w:r>
              <w:rPr>
                <w:sz w:val="17"/>
                <w:szCs w:val="17"/>
              </w:rPr>
              <w:t xml:space="preserve"> 전 과정을 사내 </w:t>
            </w:r>
            <w:r>
              <w:rPr>
                <w:sz w:val="17"/>
                <w:szCs w:val="17"/>
              </w:rPr>
              <w:t>폐쇄망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온프레미스</w:t>
            </w:r>
            <w:r>
              <w:rPr>
                <w:sz w:val="17"/>
                <w:szCs w:val="17"/>
              </w:rPr>
              <w:t xml:space="preserve"> GPU 서버에서 외부 API 호출 없이 수행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color w:val="EE0000"/>
                <w:sz w:val="17"/>
                <w:szCs w:val="17"/>
              </w:rPr>
              <w:t>Data Ingestion 계층으로 ERP·MES·검사장비·문서저장소를 느슨한 결합(Loose Coupling)으로 연동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AAS </w:t>
            </w:r>
            <w:r>
              <w:rPr>
                <w:sz w:val="17"/>
                <w:szCs w:val="17"/>
              </w:rPr>
              <w:t>SubmodelElement</w:t>
            </w:r>
            <w:r>
              <w:rPr>
                <w:sz w:val="17"/>
                <w:szCs w:val="17"/>
              </w:rPr>
              <w:t xml:space="preserve"> ↔ 온톨로지 클래스 R2RML 매핑으로 MES/ERP → AAS → RDF → Neo4j KG 자동 변환 파이프라인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기존 코드 병행 운영 후 점진적 전환(고장 코드 → 공정 코드 → 부품 코드 순)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검증 전략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정량 KPI 기반 단계별 검증 및 hold-out 평가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이력의 20%를 hold-out 평가셋으로 분리하여 Top-3 추정 원인 적중률·유사 고장 사례 매칭 정확도(목표 85% 이상) 정량 검증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단위·통합·성능·보안 시험 및 사용자 인수시험(UAT) 단계별 수행,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Reasoner 논리 일관성 검사·Competency Question 기반 SPARQL 검증으로 온톨로지 품질 보증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임베딩 생성·그래프 탐색·LLM 추론이 외부 API 호출 없이 수행됨을 통합시험 항목으로 검증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현장적용 전략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Human-in-the-Loop 기반 단계적 현장 적용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AI 결과 초안 → 엔지니어 검증·보완 → 최종 승인의 3단계 워크플로우로 신뢰성 확보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도입기업 숙련 엔지니어 10명 × 20h(총 200h) 지식 추출 참여, 온톨로지 검증 책임자 5명(</w:t>
            </w:r>
            <w:r>
              <w:rPr>
                <w:sz w:val="17"/>
                <w:szCs w:val="17"/>
              </w:rPr>
              <w:t>제기팀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김재필</w:t>
            </w:r>
            <w:r>
              <w:rPr>
                <w:sz w:val="17"/>
                <w:szCs w:val="17"/>
              </w:rPr>
              <w:t xml:space="preserve">·이종호, </w:t>
            </w:r>
            <w:r>
              <w:rPr>
                <w:sz w:val="17"/>
                <w:szCs w:val="17"/>
              </w:rPr>
              <w:t>품보팀</w:t>
            </w:r>
            <w:r>
              <w:rPr>
                <w:sz w:val="17"/>
                <w:szCs w:val="17"/>
              </w:rPr>
              <w:t xml:space="preserve"> 박동호·</w:t>
            </w:r>
            <w:r>
              <w:rPr>
                <w:sz w:val="17"/>
                <w:szCs w:val="17"/>
              </w:rPr>
              <w:t>성호준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윤두성</w:t>
            </w:r>
            <w:r>
              <w:rPr>
                <w:sz w:val="17"/>
                <w:szCs w:val="17"/>
              </w:rPr>
              <w:t>) 지정, 결과승인 책임자(품질팀장 신성기) 지정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전원 비인가 검사 → 전원 인가 검사 → 핵심 추론 → 결과서 자동 출력 순의 단계적 시범 적용 후 전 공정 확대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영풍전자 AI 프로젝트 TF(신설) 중심의 사용자 교육 및 운영 역량 내재화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사업관리 전략</w:t>
            </w:r>
          </w:p>
        </w:tc>
        <w:tc>
          <w:tcPr>
            <w:tcW w:w="241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기획기관 PMO 중심의 통합 사업관리</w:t>
            </w:r>
          </w:p>
        </w:tc>
        <w:tc>
          <w:tcPr>
            <w:tcW w:w="59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경남테크노파크</w:t>
            </w:r>
            <w:r>
              <w:rPr>
                <w:sz w:val="17"/>
                <w:szCs w:val="17"/>
              </w:rPr>
              <w:t xml:space="preserve"> PMO가 일정·예산·품질·성과를 통합 관리하고 도입기업·공급기업 간 협업체계 조율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주간 실무회의·월간 PMO 운영회의·단계별 품질검토회의·분기별 성과점검회의 운영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단계별 산출물 검토 및 품질보증(QA), 위험관리·이슈 대응체계 상시 운영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변경요청서 기반 변경통제, 산출물 관리대장·위험관리대장·변경관리대장 문서화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1-6] 사업 추진전략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6" w:name="h_6"/>
      <w:r>
        <w:lastRenderedPageBreak/>
        <w:t>2. 사업 수행체계</w:t>
      </w:r>
      <w:bookmarkEnd w:id="6"/>
    </w:p>
    <w:p>
      <w:pPr>
        <w:pStyle w:val="2"/>
        <w:keepNext/>
        <w:spacing w:before="120" w:after="120"/>
      </w:pPr>
      <w:bookmarkStart w:id="7" w:name="h_7"/>
      <w:r>
        <w:t>(1) 사업 수행조직 및 추진체계</w:t>
      </w:r>
      <w:bookmarkEnd w:id="7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추진체계</w:t>
      </w:r>
    </w:p>
    <w:p>
      <w:pPr>
        <w:spacing w:before="60" w:after="100" w:line="300" w:lineRule="auto"/>
        <w:jc w:val="both"/>
      </w:pPr>
      <w:r>
        <w:t>본 사업은 총괄기관(중소벤처기업부)·추진기관(</w:t>
      </w:r>
      <w:r>
        <w:t>스마트제조혁신추진단</w:t>
      </w:r>
      <w:r>
        <w:t>)의 관리 하에 기획기관(</w:t>
      </w:r>
      <w:r>
        <w:t>경남테크노파크</w:t>
      </w:r>
      <w:r>
        <w:t>)이 PMO 역할을 수행하고, 도입기업(</w:t>
      </w:r>
      <w:r>
        <w:t>영풍전자</w:t>
      </w:r>
      <w:r>
        <w:t>)과 대표 공급기업(</w:t>
      </w:r>
      <w:r>
        <w:t>코난테크놀로지</w:t>
      </w:r>
      <w:r>
        <w:t>) 및 참여기관(</w:t>
      </w:r>
      <w:r>
        <w:t>애버커스</w:t>
      </w:r>
      <w:r>
        <w:t>, 창원대 산학협력단)이 컨소시엄을 구성하여 추진함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876"/>
        <w:gridCol w:w="351"/>
        <w:gridCol w:w="1928"/>
        <w:gridCol w:w="350"/>
        <w:gridCol w:w="614"/>
        <w:gridCol w:w="262"/>
        <w:gridCol w:w="2628"/>
      </w:tblGrid>
      <w:tr>
        <w:trPr>
          <w:cantSplit/>
        </w:trPr>
        <w:tc>
          <w:tcPr>
            <w:tcW w:w="9638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총괄기관 : 중소벤처기업부  /  추진기관 : </w:t>
            </w:r>
            <w:proofErr w:type="spellStart"/>
            <w:r>
              <w:rPr>
                <w:b/>
                <w:bCs/>
                <w:sz w:val="18"/>
                <w:szCs w:val="18"/>
              </w:rPr>
              <w:t>스마트제조혁신추진단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(사업 총괄, 협약·평가·점검, 정부지원금 관리)</w:t>
            </w:r>
          </w:p>
        </w:tc>
      </w:tr>
      <w:tr>
        <w:trPr>
          <w:cantSplit/>
        </w:trPr>
        <w:tc>
          <w:tcPr>
            <w:tcW w:w="9638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▼  협약·보고·평가  ▲</w:t>
            </w:r>
          </w:p>
        </w:tc>
      </w:tr>
      <w:tr>
        <w:trPr>
          <w:cantSplit/>
        </w:trPr>
        <w:tc>
          <w:tcPr>
            <w:tcW w:w="26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기획기관 (재)</w:t>
            </w:r>
            <w:proofErr w:type="spellStart"/>
            <w:r>
              <w:rPr>
                <w:b/>
                <w:bCs/>
                <w:sz w:val="18"/>
                <w:szCs w:val="18"/>
              </w:rPr>
              <w:t>경남테크노파크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우주항공본부 기획책임자 : </w:t>
            </w:r>
            <w:proofErr w:type="spellStart"/>
            <w:r>
              <w:rPr>
                <w:b/>
                <w:bCs/>
                <w:sz w:val="18"/>
                <w:szCs w:val="18"/>
              </w:rPr>
              <w:t>김영상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책임연구원  과제기획·BM 수립, 컨소시엄 조율, 진도·성과·위험관리(PMO), 확산·사후관리</w:t>
            </w:r>
          </w:p>
        </w:tc>
        <w:tc>
          <w:tcPr>
            <w:tcW w:w="8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◀ PMO 지원 ▶  ◀ 조율·자문 ▶</w:t>
            </w:r>
          </w:p>
        </w:tc>
        <w:tc>
          <w:tcPr>
            <w:tcW w:w="262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도입기업 </w:t>
            </w:r>
            <w:proofErr w:type="spellStart"/>
            <w:r>
              <w:rPr>
                <w:b/>
                <w:bCs/>
                <w:sz w:val="18"/>
                <w:szCs w:val="18"/>
              </w:rPr>
              <w:t>영풍전자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주식회사 과제 총괄책임자 : </w:t>
            </w:r>
            <w:proofErr w:type="spellStart"/>
            <w:r>
              <w:rPr>
                <w:b/>
                <w:bCs/>
                <w:sz w:val="18"/>
                <w:szCs w:val="18"/>
              </w:rPr>
              <w:t>이홍근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팀장(생산관리팀)  프로젝트 총괄, 현장·데이터·인프라 제공, 업무정의, 실증·인수, RCMS 관리</w:t>
            </w:r>
          </w:p>
        </w:tc>
        <w:tc>
          <w:tcPr>
            <w:tcW w:w="8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◀ 요구사항·검증 ▶  ◀ 구축·납품 ▶</w:t>
            </w:r>
          </w:p>
        </w:tc>
        <w:tc>
          <w:tcPr>
            <w:tcW w:w="26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대표 공급기업 ㈜</w:t>
            </w:r>
            <w:proofErr w:type="spellStart"/>
            <w:r>
              <w:rPr>
                <w:b/>
                <w:bCs/>
                <w:sz w:val="18"/>
                <w:szCs w:val="18"/>
              </w:rPr>
              <w:t>코난테크놀로지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인공지능연구소 구축·공급책임자 : 김만수 상무  총괄 PM·개발 PM, LLM/RAG/AI SW, 인프라·품질·교육·시운전</w:t>
            </w:r>
          </w:p>
        </w:tc>
      </w:tr>
      <w:tr>
        <w:trPr>
          <w:cantSplit/>
        </w:trPr>
        <w:tc>
          <w:tcPr>
            <w:tcW w:w="5784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</w:p>
        </w:tc>
        <w:tc>
          <w:tcPr>
            <w:tcW w:w="3854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▼ 개발 지휘·통합 ▼</w:t>
            </w:r>
          </w:p>
        </w:tc>
      </w:tr>
      <w:tr>
        <w:trPr>
          <w:cantSplit/>
        </w:trPr>
        <w:tc>
          <w:tcPr>
            <w:tcW w:w="385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</w:pPr>
          </w:p>
        </w:tc>
        <w:tc>
          <w:tcPr>
            <w:tcW w:w="28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참여기관 ㈜애버커스 책임자 : 홍효상 이사(미래사업본부) 데이터 수집·통합, 보안/권한, 서비스 Agent, </w:t>
            </w:r>
            <w:proofErr w:type="spellStart"/>
            <w:r>
              <w:rPr>
                <w:b/>
                <w:bCs/>
                <w:sz w:val="18"/>
                <w:szCs w:val="18"/>
              </w:rPr>
              <w:t>AgentOps·Agent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Builder, 사용자·관리자 서비스</w:t>
            </w:r>
          </w:p>
        </w:tc>
        <w:tc>
          <w:tcPr>
            <w:tcW w:w="289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참여기관 </w:t>
            </w:r>
            <w:proofErr w:type="spellStart"/>
            <w:r>
              <w:rPr>
                <w:b/>
                <w:bCs/>
                <w:sz w:val="18"/>
                <w:szCs w:val="18"/>
              </w:rPr>
              <w:t>국립창원대학교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산학협력단 책임자 : 김준 조교수(산업시스템공학과) PBA 온톨로지 설계, 지식그래프 구축, AAS 데이터 표준화, 용어사전 구축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[그림 2-1] 사업 추진체계도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지휘·협업·보고관계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지휘관계: </w:t>
      </w:r>
      <w:r>
        <w:t>도입기업 과제 총괄책임자(</w:t>
      </w:r>
      <w:r>
        <w:t>이홍근</w:t>
      </w:r>
      <w:r>
        <w:t>)가 사업 전반의 최종 의사결정을 담당하고, 대표 공급기업 구축·공급책임자(김만수)가 공급기업 컨소시엄(</w:t>
      </w:r>
      <w:r>
        <w:t>코난테크놀로지</w:t>
      </w:r>
      <w:r>
        <w:t>·</w:t>
      </w:r>
      <w:r>
        <w:t>애버커스</w:t>
      </w:r>
      <w:r>
        <w:t xml:space="preserve">·창원대)의 개발·구축을 총괄 지휘함. </w:t>
      </w:r>
      <w:r>
        <w:t>코난테크놀로지</w:t>
      </w:r>
      <w:r>
        <w:t xml:space="preserve"> 프로젝트 매니저(염종학)가 일정·범위·산출물·이슈를 통합 관리하고, </w:t>
      </w:r>
      <w:r>
        <w:t>애버커스</w:t>
      </w:r>
      <w:r>
        <w:t xml:space="preserve"> 개발 PL(</w:t>
      </w:r>
      <w:r>
        <w:t>홍효상</w:t>
      </w:r>
      <w:r>
        <w:t>)과 창원대 연구책임자(김준)가 각 참여기관의 개발을 지휘함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협업관계: </w:t>
      </w:r>
      <w:r>
        <w:t xml:space="preserve">창원대 산학협력단이 설계한 온톨로지·AAS 서브모델·용어사전을 </w:t>
      </w:r>
      <w:r>
        <w:t>코난테크놀로지의</w:t>
      </w:r>
      <w:r>
        <w:t xml:space="preserve"> LLM/RAG 서비스와 </w:t>
      </w:r>
      <w:r>
        <w:t>애버커스의</w:t>
      </w:r>
      <w:r>
        <w:t xml:space="preserve"> 데이터 통합 플랫폼이 연계 활용하며, 검색 인터페이스 명세(API Spec)를 공동 작성함. 도입기업 숙련 엔지니어(10명×20h)가 지식 추출·온톨로지 검증에 참여하고 AI 프로젝트 TF가 현장 요구사항을 조율함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lastRenderedPageBreak/>
        <w:t xml:space="preserve">보고관계: </w:t>
      </w:r>
      <w:r>
        <w:t>공급기업 컨소시엄 → 도입기업 과제 총괄책임자 → 기획기관 PMO → 추진기관(</w:t>
      </w:r>
      <w:r>
        <w:t>스마트제조혁신추진단</w:t>
      </w:r>
      <w:r>
        <w:t>)의 보고 체계를 유지하며, 기획기관은 주간·월간·단계별 점검 결과를 추진기관에 정기 보고함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분야별 수행조직 및 조직도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700"/>
        <w:gridCol w:w="861"/>
        <w:gridCol w:w="1832"/>
        <w:gridCol w:w="852"/>
        <w:gridCol w:w="573"/>
        <w:gridCol w:w="601"/>
        <w:gridCol w:w="100"/>
        <w:gridCol w:w="861"/>
        <w:gridCol w:w="1832"/>
        <w:gridCol w:w="853"/>
      </w:tblGrid>
      <w:tr>
        <w:trPr>
          <w:cantSplit/>
          <w:tblHeader/>
        </w:trPr>
        <w:tc>
          <w:tcPr>
            <w:tcW w:w="5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수행분야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담당자(직위)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 업무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참여율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사업총괄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이홍근</w:t>
            </w:r>
            <w:r>
              <w:rPr>
                <w:sz w:val="17"/>
                <w:szCs w:val="17"/>
              </w:rPr>
              <w:t>(부장/팀장)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과제 총괄책임자, 사업 총괄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김만수(상무)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구축·공급책임자, 개발 총괄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사업관리(PMO)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염종학(이사)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프로젝트 매니저 — 일정/범위/산출물/이슈 관리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홍효상(이사)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 PL, PMO·설계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경남테크노파크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 xml:space="preserve">(책임), </w:t>
            </w:r>
            <w:r>
              <w:rPr>
                <w:sz w:val="17"/>
                <w:szCs w:val="17"/>
              </w:rPr>
              <w:t>윤현성</w:t>
            </w:r>
            <w:r>
              <w:rPr>
                <w:sz w:val="17"/>
                <w:szCs w:val="17"/>
              </w:rPr>
              <w:t>(전임), 제창수·</w:t>
            </w:r>
            <w:r>
              <w:rPr>
                <w:sz w:val="17"/>
                <w:szCs w:val="17"/>
              </w:rPr>
              <w:t>박현태</w:t>
            </w:r>
            <w:r>
              <w:rPr>
                <w:sz w:val="17"/>
                <w:szCs w:val="17"/>
              </w:rPr>
              <w:t>(연구원)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기획 세부총괄·BM·성과관리, 진도관리 및 성과확산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15~16%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설계·품질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최승문</w:t>
            </w:r>
            <w:r>
              <w:rPr>
                <w:sz w:val="17"/>
                <w:szCs w:val="17"/>
              </w:rPr>
              <w:t>(이사)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설계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유진희(부장), </w:t>
            </w:r>
            <w:r>
              <w:rPr>
                <w:sz w:val="17"/>
                <w:szCs w:val="17"/>
              </w:rPr>
              <w:t>최성하</w:t>
            </w:r>
            <w:r>
              <w:rPr>
                <w:sz w:val="17"/>
                <w:szCs w:val="17"/>
              </w:rPr>
              <w:t>(과장)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품질관리, 데이터 품질 기술 지원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AI·온톨로지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이현민(이사), </w:t>
            </w:r>
            <w:r>
              <w:rPr>
                <w:sz w:val="17"/>
                <w:szCs w:val="17"/>
              </w:rPr>
              <w:t>김수창</w:t>
            </w:r>
            <w:r>
              <w:rPr>
                <w:sz w:val="17"/>
                <w:szCs w:val="17"/>
              </w:rPr>
              <w:t>(책임)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설계 및 개발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강남구(부장), </w:t>
            </w:r>
            <w:r>
              <w:rPr>
                <w:sz w:val="17"/>
                <w:szCs w:val="17"/>
              </w:rPr>
              <w:t>송석규</w:t>
            </w:r>
            <w:r>
              <w:rPr>
                <w:sz w:val="17"/>
                <w:szCs w:val="17"/>
              </w:rPr>
              <w:t>(차장)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프롬프트 엔지니어링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 산학협력단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김준(조교수)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온톨로지·지식그래프·AAS 표준화·용어사전 구축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한동신</w:t>
            </w:r>
            <w:r>
              <w:rPr>
                <w:sz w:val="17"/>
                <w:szCs w:val="17"/>
              </w:rPr>
              <w:t>(부장)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벡터 DB 구축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del w:id="85" w:author="Yeom jonghak" w:date="2026-10-22T16:58:00Z" w16du:dateUtc="2026-10-22T07:58:00Z">
              <w:r>
                <w:rPr>
                  <w:sz w:val="17"/>
                  <w:szCs w:val="17"/>
                </w:rPr>
                <w:delText>채춘석</w:delText>
              </w:r>
            </w:del>
            <w:ins w:id="86" w:author="HyoSang Hong" w:date="2026-10-20T19:16:00Z" w16du:dateUtc="2026-10-20T10:16:00Z">
              <w:r>
                <w:rPr>
                  <w:sz w:val="17"/>
                  <w:szCs w:val="17"/>
                </w:rPr>
                <w:t>백영진</w:t>
              </w:r>
            </w:ins>
            <w:r>
              <w:rPr>
                <w:sz w:val="17"/>
                <w:szCs w:val="17"/>
              </w:rPr>
              <w:t>(책임), 이은정·</w:t>
            </w:r>
            <w:r>
              <w:rPr>
                <w:sz w:val="17"/>
                <w:szCs w:val="17"/>
              </w:rPr>
              <w:t>장훈주</w:t>
            </w:r>
            <w:r>
              <w:rPr>
                <w:sz w:val="17"/>
                <w:szCs w:val="17"/>
              </w:rPr>
              <w:t>(선임)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수집 및 통합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70~80%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SW·서비스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고유주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채병찬</w:t>
            </w:r>
            <w:r>
              <w:rPr>
                <w:sz w:val="17"/>
                <w:szCs w:val="17"/>
              </w:rPr>
              <w:t>(선임)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AI 어시스턴트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80%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최현태·오희원(선임)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서비스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김현주(선임), </w:t>
            </w:r>
            <w:r>
              <w:rPr>
                <w:sz w:val="17"/>
                <w:szCs w:val="17"/>
              </w:rPr>
              <w:t>최우영</w:t>
            </w:r>
            <w:r>
              <w:rPr>
                <w:sz w:val="17"/>
                <w:szCs w:val="17"/>
              </w:rPr>
              <w:t xml:space="preserve">(책임), </w:t>
            </w:r>
            <w:del w:id="105" w:author="HyoSang Hong" w:date="2026-10-20T19:17:00Z" w16du:dateUtc="2026-10-20T10:17:00Z">
              <w:r>
                <w:rPr>
                  <w:sz w:val="17"/>
                  <w:szCs w:val="17"/>
                </w:rPr>
                <w:delText>임규리</w:delText>
              </w:r>
            </w:del>
            <w:ins w:id="106" w:author="HyoSang Hong" w:date="2026-10-20T19:18:00Z" w16du:dateUtc="2026-10-20T10:18:00Z">
              <w:r>
                <w:rPr>
                  <w:sz w:val="17"/>
                  <w:szCs w:val="17"/>
                </w:rPr>
                <w:t>고유주</w:t>
              </w:r>
            </w:ins>
            <w:r>
              <w:rPr>
                <w:sz w:val="17"/>
                <w:szCs w:val="17"/>
              </w:rPr>
              <w:t>(선임)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 Builder, Dashboard/Admin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40~60%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인프라/보안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코난테크놀로지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송승현(부장), 송인성(부장)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서비스 플랫폼 HW/SW 구축(LLM/LLMOps, RAG, 온톨로지 등)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이성진(이사), </w:t>
            </w:r>
            <w:del w:id="119" w:author="HyoSang Hong" w:date="2026-10-20T19:19:00Z" w16du:dateUtc="2026-10-20T10:19:00Z">
              <w:r>
                <w:rPr>
                  <w:sz w:val="17"/>
                  <w:szCs w:val="17"/>
                </w:rPr>
                <w:delText>반정현</w:delText>
              </w:r>
            </w:del>
            <w:ins w:id="120" w:author="HyoSang Hong" w:date="2026-10-20T19:19:00Z" w16du:dateUtc="2026-10-20T10:19:00Z">
              <w:r>
                <w:rPr>
                  <w:sz w:val="17"/>
                  <w:szCs w:val="17"/>
                </w:rPr>
                <w:t>김민수</w:t>
              </w:r>
            </w:ins>
            <w:r>
              <w:rPr>
                <w:sz w:val="17"/>
                <w:szCs w:val="17"/>
              </w:rPr>
              <w:t>(</w:t>
            </w:r>
            <w:del w:id="121" w:author="HyoSang Hong" w:date="2026-10-20T19:19:00Z" w16du:dateUtc="2026-10-20T10:19:00Z">
              <w:r>
                <w:rPr>
                  <w:sz w:val="17"/>
                  <w:szCs w:val="17"/>
                </w:rPr>
                <w:delText>책임</w:delText>
              </w:r>
            </w:del>
            <w:ins w:id="122" w:author="HyoSang Hong" w:date="2026-10-20T19:19:00Z" w16du:dateUtc="2026-10-20T10:19:00Z">
              <w:r>
                <w:rPr>
                  <w:sz w:val="17"/>
                  <w:szCs w:val="17"/>
                </w:rPr>
                <w:t>선임</w:t>
              </w:r>
            </w:ins>
            <w:r>
              <w:rPr>
                <w:sz w:val="17"/>
                <w:szCs w:val="17"/>
              </w:rPr>
              <w:t>), 고영석(팀장)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 xml:space="preserve"> Gateway, Auth &amp; Access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30~60%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한승희(과장)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IT·보안 업무, 네트워크·보안·서버 관리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21%</w:t>
            </w:r>
          </w:p>
        </w:tc>
      </w:tr>
      <w:tr>
        <w:trPr>
          <w:cantSplit/>
        </w:trPr>
        <w:tc>
          <w:tcPr>
            <w:tcW w:w="573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현장 검증·시</w:t>
            </w:r>
            <w:r>
              <w:rPr>
                <w:b/>
                <w:bCs/>
                <w:sz w:val="17"/>
                <w:szCs w:val="17"/>
              </w:rPr>
              <w:lastRenderedPageBreak/>
              <w:t>험</w:t>
            </w:r>
          </w:p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영풍전자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강재규(부장)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기술업무 총괄, 고장탐구 기술지원 총괄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50%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성호준</w:t>
            </w:r>
            <w:r>
              <w:rPr>
                <w:sz w:val="17"/>
                <w:szCs w:val="17"/>
              </w:rPr>
              <w:t xml:space="preserve">(과장), </w:t>
            </w:r>
            <w:r>
              <w:rPr>
                <w:sz w:val="17"/>
                <w:szCs w:val="17"/>
              </w:rPr>
              <w:t>윤두성</w:t>
            </w:r>
            <w:r>
              <w:rPr>
                <w:sz w:val="17"/>
                <w:szCs w:val="17"/>
              </w:rPr>
              <w:t>(과장), 박동호·</w:t>
            </w:r>
            <w:r>
              <w:rPr>
                <w:sz w:val="17"/>
                <w:szCs w:val="17"/>
              </w:rPr>
              <w:t>안기완</w:t>
            </w:r>
            <w:r>
              <w:rPr>
                <w:sz w:val="17"/>
                <w:szCs w:val="17"/>
              </w:rPr>
              <w:t>(대리)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검사업무, 검사절차 기술지원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40~45%</w:t>
            </w:r>
          </w:p>
        </w:tc>
      </w:tr>
      <w:tr>
        <w:trPr>
          <w:cantSplit/>
        </w:trPr>
        <w:tc>
          <w:tcPr>
            <w:tcW w:w="573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7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</w:t>
            </w:r>
          </w:p>
        </w:tc>
        <w:tc>
          <w:tcPr>
            <w:tcW w:w="8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김재필</w:t>
            </w:r>
            <w:r>
              <w:rPr>
                <w:sz w:val="17"/>
                <w:szCs w:val="17"/>
              </w:rPr>
              <w:t xml:space="preserve">(차장), 이종호(과장), </w:t>
            </w:r>
            <w:r>
              <w:rPr>
                <w:sz w:val="17"/>
                <w:szCs w:val="17"/>
              </w:rPr>
              <w:t>송홍주</w:t>
            </w:r>
            <w:r>
              <w:rPr>
                <w:sz w:val="17"/>
                <w:szCs w:val="17"/>
              </w:rPr>
              <w:t xml:space="preserve">(연구원), </w:t>
            </w:r>
            <w:r>
              <w:rPr>
                <w:sz w:val="17"/>
                <w:szCs w:val="17"/>
              </w:rPr>
              <w:t>이준택</w:t>
            </w:r>
            <w:r>
              <w:rPr>
                <w:sz w:val="17"/>
                <w:szCs w:val="17"/>
              </w:rPr>
              <w:t>(사원)</w:t>
            </w:r>
          </w:p>
        </w:tc>
        <w:tc>
          <w:tcPr>
            <w:tcW w:w="18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 엔지니어 — 고장탐구 기술지원 참여, 부품교체 업무주관</w:t>
            </w:r>
          </w:p>
        </w:tc>
        <w:tc>
          <w:tcPr>
            <w:tcW w:w="85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50~52%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 xml:space="preserve">[표 2-1] 분야별 수행조직(수정사업계획서 참여인력 </w:t>
      </w:r>
      <w:r>
        <w:rPr>
          <w:b/>
          <w:bCs/>
          <w:color w:val="333333"/>
          <w:sz w:val="17"/>
          <w:szCs w:val="17"/>
        </w:rPr>
        <w:t>총괄표</w:t>
      </w:r>
      <w:r>
        <w:rPr>
          <w:b/>
          <w:bCs/>
          <w:color w:val="333333"/>
          <w:sz w:val="17"/>
          <w:szCs w:val="17"/>
        </w:rPr>
        <w:t xml:space="preserve"> 기준)</w:t>
      </w:r>
    </w:p>
    <w:p>
      <w:pPr>
        <w:spacing w:before="40" w:after="80" w:line="280" w:lineRule="auto"/>
      </w:pPr>
      <w:r>
        <w:rPr>
          <w:color w:val="444444"/>
          <w:sz w:val="17"/>
          <w:szCs w:val="17"/>
        </w:rPr>
        <w:t>※ 온톨로지 검증 책임자(</w:t>
      </w:r>
      <w:r>
        <w:rPr>
          <w:color w:val="444444"/>
          <w:sz w:val="17"/>
          <w:szCs w:val="17"/>
        </w:rPr>
        <w:t>영풍전자</w:t>
      </w:r>
      <w:r>
        <w:rPr>
          <w:color w:val="444444"/>
          <w:sz w:val="17"/>
          <w:szCs w:val="17"/>
        </w:rPr>
        <w:t xml:space="preserve"> </w:t>
      </w:r>
      <w:r>
        <w:rPr>
          <w:color w:val="444444"/>
          <w:sz w:val="17"/>
          <w:szCs w:val="17"/>
        </w:rPr>
        <w:t>숙련자</w:t>
      </w:r>
      <w:r>
        <w:rPr>
          <w:color w:val="444444"/>
          <w:sz w:val="17"/>
          <w:szCs w:val="17"/>
        </w:rPr>
        <w:t xml:space="preserve"> 5명): </w:t>
      </w:r>
      <w:r>
        <w:rPr>
          <w:color w:val="444444"/>
          <w:sz w:val="17"/>
          <w:szCs w:val="17"/>
        </w:rPr>
        <w:t>김재필</w:t>
      </w:r>
      <w:r>
        <w:rPr>
          <w:color w:val="444444"/>
          <w:sz w:val="17"/>
          <w:szCs w:val="17"/>
        </w:rPr>
        <w:t>·이종호(</w:t>
      </w:r>
      <w:r>
        <w:rPr>
          <w:color w:val="444444"/>
          <w:sz w:val="17"/>
          <w:szCs w:val="17"/>
        </w:rPr>
        <w:t>제기팀</w:t>
      </w:r>
      <w:r>
        <w:rPr>
          <w:color w:val="444444"/>
          <w:sz w:val="17"/>
          <w:szCs w:val="17"/>
        </w:rPr>
        <w:t>), 박동호·</w:t>
      </w:r>
      <w:r>
        <w:rPr>
          <w:color w:val="444444"/>
          <w:sz w:val="17"/>
          <w:szCs w:val="17"/>
        </w:rPr>
        <w:t>성호준</w:t>
      </w:r>
      <w:r>
        <w:rPr>
          <w:color w:val="444444"/>
          <w:sz w:val="17"/>
          <w:szCs w:val="17"/>
        </w:rPr>
        <w:t>·</w:t>
      </w:r>
      <w:r>
        <w:rPr>
          <w:color w:val="444444"/>
          <w:sz w:val="17"/>
          <w:szCs w:val="17"/>
        </w:rPr>
        <w:t>윤두성</w:t>
      </w:r>
      <w:r>
        <w:rPr>
          <w:color w:val="444444"/>
          <w:sz w:val="17"/>
          <w:szCs w:val="17"/>
        </w:rPr>
        <w:t>(</w:t>
      </w:r>
      <w:r>
        <w:rPr>
          <w:color w:val="444444"/>
          <w:sz w:val="17"/>
          <w:szCs w:val="17"/>
        </w:rPr>
        <w:t>품보팀</w:t>
      </w:r>
      <w:r>
        <w:rPr>
          <w:color w:val="444444"/>
          <w:sz w:val="17"/>
          <w:szCs w:val="17"/>
        </w:rPr>
        <w:t>) / 결과승인 책임자: 신성기(</w:t>
      </w:r>
      <w:r>
        <w:rPr>
          <w:color w:val="444444"/>
          <w:sz w:val="17"/>
          <w:szCs w:val="17"/>
        </w:rPr>
        <w:t>영풍전자</w:t>
      </w:r>
      <w:r>
        <w:rPr>
          <w:color w:val="444444"/>
          <w:sz w:val="17"/>
          <w:szCs w:val="17"/>
        </w:rPr>
        <w:t xml:space="preserve"> 품질팀장)</w:t>
      </w:r>
    </w:p>
    <w:p>
      <w:pPr>
        <w:pStyle w:val="2"/>
        <w:keepNext/>
        <w:spacing w:before="120" w:after="120"/>
      </w:pPr>
      <w:bookmarkStart w:id="8" w:name="h_8"/>
      <w:r>
        <w:t>(2) 참여기관별 역할 및 책임(R&amp;R)</w:t>
      </w:r>
      <w:bookmarkEnd w:id="8"/>
    </w:p>
    <w:p>
      <w:pPr>
        <w:spacing w:before="60" w:after="100" w:line="300" w:lineRule="auto"/>
        <w:jc w:val="both"/>
      </w:pPr>
      <w:r>
        <w:t>사업 참여기관·조직 및 주요 담당자별 수행업무와 역할·책임, 협업관계를 다음과 같이 정의함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891"/>
        <w:gridCol w:w="3470"/>
        <w:gridCol w:w="1735"/>
      </w:tblGrid>
      <w:tr>
        <w:trPr>
          <w:cantSplit/>
          <w:tblHeader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조직/분야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역할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책임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협업대상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도입기업 영풍전자 (사업총괄·현장)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프로젝트 총괄 및 적절한 의사결정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RCMS 관리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네트워크·작업장·시스템 설치환경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업무 프로세스 정형화 및 가이드(생산/품질·공정운영)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현장 데이터·</w:t>
            </w:r>
            <w:r>
              <w:rPr>
                <w:sz w:val="17"/>
                <w:szCs w:val="17"/>
              </w:rPr>
              <w:t>암묵지</w:t>
            </w:r>
            <w:r>
              <w:rPr>
                <w:sz w:val="17"/>
                <w:szCs w:val="17"/>
              </w:rPr>
              <w:t xml:space="preserve"> 제공, 실증·인수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회로도·BOM·시험절차서·고장탐구 이력 2,000건·ICT/FCT·계측 데이터 제공(비식별화 단계별 진행)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숙련 엔지니어 10명×20h 지식 추출 참여, 온톨로지 검증(5명) 및 결과 승인(품질팀장)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현장실증</w:t>
            </w:r>
            <w:r>
              <w:rPr>
                <w:sz w:val="17"/>
                <w:szCs w:val="17"/>
              </w:rPr>
              <w:t xml:space="preserve"> 수행 및 KPI 증빙(SFC 기록, 확인서) 제공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서버실</w:t>
            </w:r>
            <w:r>
              <w:rPr>
                <w:sz w:val="17"/>
                <w:szCs w:val="17"/>
              </w:rPr>
              <w:t xml:space="preserve"> 환경(전원·냉방·네트워크) 및 보안정책 적용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기획기관(PMO),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 xml:space="preserve">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창원대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대표 공급기업 </w:t>
            </w:r>
            <w:r>
              <w:rPr>
                <w:b/>
                <w:bCs/>
                <w:sz w:val="17"/>
                <w:szCs w:val="17"/>
              </w:rPr>
              <w:t>코난테크놀로지</w:t>
            </w:r>
            <w:r>
              <w:rPr>
                <w:b/>
                <w:bCs/>
                <w:sz w:val="17"/>
                <w:szCs w:val="17"/>
              </w:rPr>
              <w:t xml:space="preserve"> (사업관리·AI·인프라)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총괄 PM·개발 PM(프로젝트 총괄, 기술개발 총괄·이슈관리)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LLM/LLM Studio, RAG/문서 파서/STT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서버 HW 설치 및 테스트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프롬프트 엔지니어링, 벡터 DB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품질관리(진행관리·품질보증), 교육훈련(사용자·관리자 운영교육)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사업수행계획서·WBS·산출물 관리 및 공급기업 컨소시엄 통합 관리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AI 어시스턴트 핵심 추론(LLM/RAG/Graph-RAG) 품질 확보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공통·핵심특화·자율지표(생산성 </w:t>
            </w:r>
            <w:r>
              <w:rPr>
                <w:sz w:val="17"/>
                <w:szCs w:val="17"/>
              </w:rPr>
              <w:t>향상률</w:t>
            </w:r>
            <w:r>
              <w:rPr>
                <w:sz w:val="17"/>
                <w:szCs w:val="17"/>
              </w:rPr>
              <w:t xml:space="preserve">, 납기 </w:t>
            </w:r>
            <w:r>
              <w:rPr>
                <w:sz w:val="17"/>
                <w:szCs w:val="17"/>
              </w:rPr>
              <w:t>단축률</w:t>
            </w:r>
            <w:r>
              <w:rPr>
                <w:sz w:val="17"/>
                <w:szCs w:val="17"/>
              </w:rPr>
              <w:t>, AI 적용률, 불량 예측 정확도) 달성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무상 하자보수(1년) 및 유지보수 체계 운영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영풍전자,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 xml:space="preserve">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창원대,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기획기관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참여기관 애버커스 (데이터·플랫폼·Agent)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개발 PL(개발 진행 관리·이슈관리)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데이터파이프라인 및 </w:t>
            </w:r>
            <w:r>
              <w:rPr>
                <w:sz w:val="17"/>
                <w:szCs w:val="17"/>
              </w:rPr>
              <w:t>다기종</w:t>
            </w:r>
            <w:r>
              <w:rPr>
                <w:sz w:val="17"/>
                <w:szCs w:val="17"/>
              </w:rPr>
              <w:t xml:space="preserve"> 연동 Adaptor 개발, </w:t>
            </w:r>
            <w:r>
              <w:rPr>
                <w:sz w:val="17"/>
                <w:szCs w:val="17"/>
              </w:rPr>
              <w:t>룰기반</w:t>
            </w:r>
            <w:r>
              <w:rPr>
                <w:sz w:val="17"/>
                <w:szCs w:val="17"/>
              </w:rPr>
              <w:t xml:space="preserve"> 처리·표준화·메타화·온톨로지 연동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보안/권한(인증/인가, 프롬프트/답변 검증, Audit/Approval Log)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Agent(고장탐구 AI 어시스턴트 기반 품질관리 고도화, 결과서 자동 생성, Q&amp;A)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>, Agent Builder, 사용자/관리자 서비스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 xml:space="preserve"> 95% 이상 달성(</w:t>
            </w:r>
            <w:r>
              <w:rPr>
                <w:sz w:val="17"/>
                <w:szCs w:val="17"/>
              </w:rPr>
              <w:t xml:space="preserve">SFC,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→ K8s </w:t>
            </w:r>
            <w:r>
              <w:rPr>
                <w:sz w:val="17"/>
                <w:szCs w:val="17"/>
              </w:rPr>
              <w:t>컨슈머</w:t>
            </w:r>
            <w:r>
              <w:rPr>
                <w:sz w:val="17"/>
                <w:szCs w:val="17"/>
              </w:rPr>
              <w:t xml:space="preserve"> → DB 최종 저장)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제조 AI 통합플랫폼(K8s 기반) 구축 및 성능/안전성 모니터링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Agent 실행 통제·툴 호출/행동 제어 체계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사용자·관리자 서비스 UI/UX 및 운영 관제 서비스 개발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창원대,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>(IT·보안)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참여기관 창원대 산학협력단 (온톨로지·표준화)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PBA 고장탐구 도메인 온톨로지 설계(OWL2)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인과관계 지식그래프(Neo4j) 구축 및 그래프 임베딩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IEC 63278-1(AAS) 서브모델 설계 및 MES/ERP 코드 매핑 체계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방산 PBA 전문 용어사전·</w:t>
            </w:r>
            <w:r>
              <w:rPr>
                <w:sz w:val="17"/>
                <w:szCs w:val="17"/>
              </w:rPr>
              <w:t>시맨틱</w:t>
            </w:r>
            <w:r>
              <w:rPr>
                <w:sz w:val="17"/>
                <w:szCs w:val="17"/>
              </w:rPr>
              <w:t xml:space="preserve"> 쿼리 확장 체계 구축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온톨로지 도메인 </w:t>
            </w:r>
            <w:r>
              <w:rPr>
                <w:sz w:val="17"/>
                <w:szCs w:val="17"/>
              </w:rPr>
              <w:t>커버리지율</w:t>
            </w:r>
            <w:r>
              <w:rPr>
                <w:sz w:val="17"/>
                <w:szCs w:val="17"/>
              </w:rPr>
              <w:t xml:space="preserve"> 90% 이상, AAS 수용도 99% 이상 달성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Reasoner 논리 일관성 검사 및 Competency Question 검증 수행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Graph-RAG 연동 인터페이스 설계 명세·R2RML 매핑 규칙 명세 제공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온톨로지 품질 검증 보고서 작성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(RAG), </w:t>
            </w: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 xml:space="preserve">(데이터),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숙련자</w:t>
            </w:r>
            <w:r>
              <w:rPr>
                <w:sz w:val="17"/>
                <w:szCs w:val="17"/>
              </w:rPr>
              <w:t xml:space="preserve"> 검증)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기획기관 </w:t>
            </w:r>
            <w:r>
              <w:rPr>
                <w:b/>
                <w:bCs/>
                <w:sz w:val="17"/>
                <w:szCs w:val="17"/>
              </w:rPr>
              <w:t>경남테크노파크</w:t>
            </w:r>
            <w:r>
              <w:rPr>
                <w:b/>
                <w:bCs/>
                <w:sz w:val="17"/>
                <w:szCs w:val="17"/>
              </w:rPr>
              <w:t xml:space="preserve"> (PMO·성과관리)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과제기획 및 비즈니스 모델 수립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컨소시엄 조율 및 진도관리(요구사항 상세화, 기술개발 일정 관리, 목표·지표 관리)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성과 확산 및 사후관리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기술적 자문 및 가이드, 프로젝트 문제해결 및 조정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사업 </w:t>
            </w:r>
            <w:r>
              <w:rPr>
                <w:sz w:val="17"/>
                <w:szCs w:val="17"/>
              </w:rPr>
              <w:t>전주기</w:t>
            </w:r>
            <w:r>
              <w:rPr>
                <w:sz w:val="17"/>
                <w:szCs w:val="17"/>
              </w:rPr>
              <w:t xml:space="preserve"> PMO 운영(일정·예산·성과 통합 관리) 및 추진기관 정기 보고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단계별 산출물 검토·품질보증(QA), 위험·이슈 대응체계 운영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KPI 관리 및 성과분석, 종료보고 및 사업종료 지원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참여인력 비밀유지각서(NDA) 제출 및 보안 유지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, </w:t>
            </w:r>
          </w:p>
          <w:p>
            <w:pPr>
              <w:spacing w:line="260" w:lineRule="auto"/>
            </w:pP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 xml:space="preserve"> 컨소시엄, 추진기관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2-2] 역할 및 책임(R&amp;R)표</w:t>
      </w:r>
    </w:p>
    <w:p>
      <w:pPr>
        <w:pStyle w:val="2"/>
        <w:keepNext/>
        <w:spacing w:before="120" w:after="120"/>
      </w:pPr>
      <w:bookmarkStart w:id="9" w:name="h_9"/>
      <w:r>
        <w:t>(3) 의사소통 및 보고체계</w:t>
      </w:r>
      <w:bookmarkEnd w:id="9"/>
    </w:p>
    <w:p>
      <w:pPr>
        <w:spacing w:before="60" w:after="100" w:line="300" w:lineRule="auto"/>
        <w:jc w:val="both"/>
      </w:pPr>
      <w:r>
        <w:t>착수·주간·월간·단계보고와 주요 회의·의사결정에 대한 대상·주기·방법·담당자 및 산출물을 다음 의사소통계획표에 따라 운영하며, 긴급 현안 발생 시 도입기업·공급기업·기획기관 합동회의를 즉시 개최함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2217"/>
        <w:gridCol w:w="1735"/>
        <w:gridCol w:w="964"/>
        <w:gridCol w:w="1060"/>
        <w:gridCol w:w="1446"/>
        <w:gridCol w:w="1156"/>
      </w:tblGrid>
      <w:tr>
        <w:trPr>
          <w:cantSplit/>
          <w:tblHeader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의사소통 내용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대상/참석자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주기/시기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산출물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담당자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착수보고 (Kick-off)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사업목표·범위·일정·역할 분담 공유, 사업수행계획서·WBS 확정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추진기관, 기획기관, 도입기업, 공급기업 컨소시엄 전원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 착수 시 (M1)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보고회의(대면)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착수보고서, 사업수행계획서, WBS, 회의록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염종학(코난 PM) </w:t>
            </w: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>(경남TP)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주간보고 (실무회의)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세부 과업별 진행상황, 데이터 확보 현황, 기술적 이슈, 차주 추진계획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 AI TF, 코난 PM, 애버커스 PL, 창원대, 경남TP 담당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주 1회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대면/온라인 회의, 전자문서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주간보고서, 회의록, 이슈목록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염종학(코난 PM)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월간보고 (PMO 운영회의)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계획 대비 </w:t>
            </w:r>
            <w:r>
              <w:rPr>
                <w:sz w:val="17"/>
                <w:szCs w:val="17"/>
              </w:rPr>
              <w:t>진도율</w:t>
            </w:r>
            <w:r>
              <w:rPr>
                <w:sz w:val="17"/>
                <w:szCs w:val="17"/>
              </w:rPr>
              <w:t>, 인력 투입현황, 예산 집행상황, 산출물 작성현황, 성과지표 달성 가능성, 위험·이슈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 총괄책임자, 공급기업 책임자, 기획기관 PMO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월 1회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보고회의(대면)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월간보고서, 진척현황표, 위험관리대장, 회의록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>(경남TP) 염종학(코난 PM)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단계보고 (품질검토회의)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확정, 설계 완료, 시스템 구축, 시범운영, 최종검증 등 마일스톤별 산출물 및 품질 검토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 총괄·품질책임자, 공급기업 책임자, 기획기관, 외부 전문가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 종료 시 (M2, M4, M7, M9, M11)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보고회의(대면), 산출물 검토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단계별 산출물, 품질검토 결과서, 보완관리대장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유진희(코난 품질) 경남TP QA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기술협의회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모델·데이터·온톨로지·시스템 구축 관련 기술 협의, 인터페이스 명세 조율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코난, 애버커스, 창원대 기술 담당, 영풍전자 IT·기술 엔지니어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수시 (필요 시)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대면/온라인 회의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기술협의록, 인터페이스 명세서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최승문</w:t>
            </w:r>
            <w:r>
              <w:rPr>
                <w:sz w:val="17"/>
                <w:szCs w:val="17"/>
              </w:rPr>
              <w:t>(코난 설계)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온톨로지 검증회의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클래스·속성·고장모드·원인·의심부품·확인절차·시정조치 관계 검토 및 승인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창원대 김준, </w:t>
            </w: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숙련자</w:t>
            </w:r>
            <w:r>
              <w:rPr>
                <w:sz w:val="17"/>
                <w:szCs w:val="17"/>
              </w:rPr>
              <w:t xml:space="preserve"> 5명(검증 책임자), 결과승인 책임자(신성기)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설계·구축 단계 월 1회 및 분기별 변경관리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대면 워크숍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검증 결과서, 승인 기록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김준(창원대)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성과점검회의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KPI 및 사업성과 점검, 실증 데이터 검토, 개선사항 도출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도입기업, 공급기업, 기획기관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분기별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보고회의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KPI 점검표, 성과분석 보고서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>(경남TP)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변경심의 (의사결정)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요구사항·범위·일정·기능 변경 요청의 영향도 분석 및 승인 여부 결정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 총괄책임자(의사결정권자), 공급기업 책임자, 기획기관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변경 발생 시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대면 회의, 전자문서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변경요청서, 변경관리대장, 의사결정 기록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염종학(코난 PM)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긴급 현안 합동회의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일정 지연·성능 미달·데이터 품질 저하·시스템 연계 장애 등 중대 위험 발생 시 원인분석 및 대책 수립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도입기업·공급기업·기획기관 책임자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이슈 발생 시 (즉시)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대면/온라인 긴급회의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이슈보고서, 조치결과서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이홍근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>) 김만수(코난)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추진기관 보고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 추진현황 및 성과 공유, 점검 대응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추진기관(</w:t>
            </w:r>
            <w:r>
              <w:rPr>
                <w:sz w:val="17"/>
                <w:szCs w:val="17"/>
              </w:rPr>
              <w:t>스마트제조혁신추진단</w:t>
            </w:r>
            <w:r>
              <w:rPr>
                <w:sz w:val="17"/>
                <w:szCs w:val="17"/>
              </w:rPr>
              <w:t>), 기획기관, 도입기업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정기(분기) 및 요청 시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전자문서, 보고회의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추진현황 보고서, 점검 대응자료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>(경남TP)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최종보고 (완료보고)</w:t>
            </w:r>
          </w:p>
        </w:tc>
        <w:tc>
          <w:tcPr>
            <w:tcW w:w="22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사업성과 공유, KPI 달성 결과, 사후계획 수립, 산출물 인수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추진기관, 기획기관, 도입기업, 공급기업 컨소시엄 전원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 종료 시 (M12)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보고회의(대면)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최종보고서, 결과보고서, 인수확인서</w:t>
            </w:r>
          </w:p>
        </w:tc>
        <w:tc>
          <w:tcPr>
            <w:tcW w:w="115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김만수(코난) </w:t>
            </w: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>(경남TP)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2-3] 의사소통계획표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온라인 협업 플랫폼을 활용하여 산출물을 공유하고 이력을 관리하며, 모든 회의 결과는 회의록으로 문서화하여 조치사항을 추적함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기획기관 참여인력 전원은 사업 참여 전 비밀유지각서(NDA)를 제출하며, 방산 기밀 정보 보호를 위해 공유 자료의 보안 등급을 구분하여 관리함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0" w:name="h_10"/>
      <w:r>
        <w:lastRenderedPageBreak/>
        <w:t>3. 사업 수행계획</w:t>
      </w:r>
      <w:bookmarkEnd w:id="10"/>
    </w:p>
    <w:p>
      <w:pPr>
        <w:pStyle w:val="2"/>
        <w:keepNext/>
        <w:spacing w:before="120" w:after="120"/>
      </w:pPr>
      <w:bookmarkStart w:id="11" w:name="h_11"/>
      <w:r>
        <w:t>(1) 사업 수행절차 및 방법</w:t>
      </w:r>
      <w:bookmarkEnd w:id="11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수행절차 개요</w:t>
      </w:r>
    </w:p>
    <w:p>
      <w:pPr>
        <w:spacing w:before="60" w:after="100" w:line="300" w:lineRule="auto"/>
        <w:jc w:val="both"/>
      </w:pPr>
      <w:r>
        <w:t xml:space="preserve">본 사업은 「분석 → 설계 → 구현 → 시험 → 전환(시범운영) → </w:t>
      </w:r>
      <w:r>
        <w:t>운영지원」의</w:t>
      </w:r>
      <w:r>
        <w:t xml:space="preserve"> 6단계 생명주기를 기본 골격으로 하되, AI 서비스(LLM/RAG/Agent) 개발은 프롬프트·검색 전략·지식그래프의 반복 개선이 필수적이므로 구현~시험 단계에서 2~4주 단위의 반복(Iteration) 개발을 병행하는 하이브리드 방법론을 적용함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409"/>
        <w:gridCol w:w="3775"/>
        <w:gridCol w:w="3419"/>
      </w:tblGrid>
      <w:tr>
        <w:trPr>
          <w:cantSplit/>
          <w:tblHeader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기간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수행절차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적용방법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① 분석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M1~M2 (2026.7~9)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착수(Kick-off) → 현장진단·AS-IS 프로세스 분석 → 보유 데이터 현황 분석 → 요구사항 수집·정의 → 도메인 요구사항 분석 → 아키텍처 정의 → 요구사항 확정(단계 검토)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현장 인터뷰·워크숍, 업무 프로세스 분석(AS-IS/TO-BE), 데이터 프로파일링, Competency Question(CQ) 목록 도출, 요구사항 </w:t>
            </w:r>
            <w:r>
              <w:rPr>
                <w:sz w:val="17"/>
                <w:szCs w:val="17"/>
              </w:rPr>
              <w:t>추적표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② 설계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M2~M4 (2026.9~11)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컴포넌트·DB·화면·인터페이스 설계 → OWL2 온톨로지 설계 → AAS 서브모델 설계 → 보안 설계 → 설계 검토(단계 검토)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아키텍처 설계(L1~L5 계층), 온톨로지 설계 방법론(클래스 계층·속성·SWRL 규칙), IEC 63278-1 AAS 모델링, R2RML 매핑 설계, 프로토타입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③ 구현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M3~M7 (2026.10~2027.2)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HW 설치·K8s 플랫폼 구성 → 레거시 연동·데이터 수집 파이프라인 구현 → LLM/RAG/LLMOps 설치 → 지식그래프·벡터DB 구축 → AI 서비스(어시스턴트·Agent·보고서·Q&amp;A) 구현 → 모니터링·관리자 UI 구현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반복 개발(2~4주 Sprint), 코딩 표준·형상관리(Git), CI/</w:t>
            </w:r>
            <w:r>
              <w:rPr>
                <w:sz w:val="17"/>
                <w:szCs w:val="17"/>
              </w:rPr>
              <w:t>CD·GitOps</w:t>
            </w:r>
            <w:r>
              <w:rPr>
                <w:sz w:val="17"/>
                <w:szCs w:val="17"/>
              </w:rPr>
              <w:t>, 프롬프트·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 전략 비교 실험(Fixed-size/Semantic/Ontology-boundary), Agent Builder 워크플로우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④ 시험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M7~M10 (2027.2~5)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단위시험 → 통합시험 → 성능/보안 시험 → AI 품질시험(hold-out 평가) → 사용자 인수시험(UAT) → 결함조치·재시험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테스트 케이스 기반 시험, hold-out 20%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일관성 검사·SPARQL CQ 검증, 취약점 점검, UAT 시나리오(AI </w:t>
            </w:r>
            <w:r>
              <w:rPr>
                <w:sz w:val="17"/>
                <w:szCs w:val="17"/>
              </w:rPr>
              <w:t>기능로직</w:t>
            </w:r>
            <w:r>
              <w:rPr>
                <w:sz w:val="17"/>
                <w:szCs w:val="17"/>
              </w:rPr>
              <w:t xml:space="preserve"> 시나리오 #1~#5)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⑤ 전환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M10~M12 (2027.5~7)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전개 계획 수립 → 운영환경 전환·데이터 이관 → 서비스 릴리스 → 시범운영(</w:t>
            </w:r>
            <w:r>
              <w:rPr>
                <w:sz w:val="17"/>
                <w:szCs w:val="17"/>
              </w:rPr>
              <w:t>현장실증</w:t>
            </w:r>
            <w:r>
              <w:rPr>
                <w:sz w:val="17"/>
                <w:szCs w:val="17"/>
              </w:rPr>
              <w:t>) → KPI 측정 → 안정화 → 최종 검수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전개 체크리스트, 병행 운영(기존 코드 병행), </w:t>
            </w:r>
            <w:r>
              <w:rPr>
                <w:sz w:val="17"/>
                <w:szCs w:val="17"/>
              </w:rPr>
              <w:t>현장실증</w:t>
            </w:r>
            <w:r>
              <w:rPr>
                <w:sz w:val="17"/>
                <w:szCs w:val="17"/>
              </w:rPr>
              <w:t xml:space="preserve"> 3개월, KPI 증빙 수집, 사용자·운영자 교육</w:t>
            </w:r>
          </w:p>
        </w:tc>
      </w:tr>
      <w:tr>
        <w:trPr>
          <w:cantSplit/>
        </w:trPr>
        <w:tc>
          <w:tcPr>
            <w:tcW w:w="10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⑥ 운영지원</w:t>
            </w:r>
          </w:p>
        </w:tc>
        <w:tc>
          <w:tcPr>
            <w:tcW w:w="1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사업 종료 후 12개월</w:t>
            </w:r>
          </w:p>
        </w:tc>
        <w:tc>
          <w:tcPr>
            <w:tcW w:w="37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무상 하자보수 → 정기·수시·성능점검 → 모델·지식베이스 갱신 → 성과 모니터링 → 유상 유지보수 전환</w:t>
            </w:r>
          </w:p>
        </w:tc>
        <w:tc>
          <w:tcPr>
            <w:tcW w:w="341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유지보수 계획서, 장애·변경 관리대장, 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 xml:space="preserve"> 모니터링, 분기별 온톨로지 변경관리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3-1] 단계별 수행절차 및 적용방법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단계 간 연계방안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각 단계 종료 시 단계별 산출물에 대한 품질검토회의를 개최하고, 도입기업 총괄책임자(또는 품질책임자)의 승인으로 기준선(Baseline)을 설정한 후 다음 단계로 진입함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lastRenderedPageBreak/>
        <w:t xml:space="preserve">요구사항 정의서의 요구사항 ID를 설계서·테스트 케이스·산출물에 연결하는 요구사항 </w:t>
      </w:r>
      <w:r>
        <w:t>추적표</w:t>
      </w:r>
      <w:r>
        <w:t>(RTM)를 운영하여 분석~시험 단계 간 추적성을 확보함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온톨로지·AAS 설계 결과(창원대)는 검색 인터페이스 명세(API Spec)를 통해 LLM/RAG 서비스(코난)와 데이터 통합 플랫폼(애버커스) 구현에 연계되며, 구현 단계의 피드백은 분기별 온톨로지 변경관리(Change Control) 절차로 설계에 </w:t>
      </w:r>
      <w:r>
        <w:t>환류함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HW 도입(M1~M3)은 설계와 병행 추진하여 구현 착수 시점(M3)에 개발·시험 환경이 준비되도록 하고, 시험 단계의 결함은 구현 단계의 반복 개발 사이클로 </w:t>
      </w:r>
      <w:r>
        <w:t>환류하여</w:t>
      </w:r>
      <w:r>
        <w:t xml:space="preserve"> 조치함</w:t>
      </w:r>
    </w:p>
    <w:p>
      <w:pPr>
        <w:pStyle w:val="2"/>
        <w:keepNext/>
        <w:spacing w:before="120" w:after="120"/>
      </w:pPr>
      <w:bookmarkStart w:id="12" w:name="h_12"/>
      <w:r>
        <w:t>(2) 단계별 주요 수행내용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2281"/>
        <w:gridCol w:w="4711"/>
        <w:gridCol w:w="1880"/>
      </w:tblGrid>
      <w:tr>
        <w:trPr>
          <w:cantSplit/>
          <w:tblHeader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작업·활동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핵심 수행내용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완료기준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분석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사업 착수 및 Kick-off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제조공정·업무 프로세스 분석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과제 데이터 현황 분석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AI 서비스 요구사항 분석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아키텍처 정의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사업수행계획서·WBS 확정, 참여기관 R&amp;R 합의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PBA 고장탐구(⑥·⑨ 단계) AS-IS 분석: 전원 비인가/인가 검사 프로세스, 숙련도별 소요시간, 문제점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보유 데이터(ERP BOM 23,598개, 품목 85,789개, 승인·개발도면 39,148건, 고장탐구 보고서 수만 건) 프로파일링 및 수집 가능성 평가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기능·비기능·사용자 요구사항 도출, 요구사항 명세서(SRS) 작성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도메인 분석 보고서 및 Competency Question(CQ) 목록 작성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방산 도메인 3대 제약조건(데이터 접근 제한, 보안 규제, 체계업체 소스코드 </w:t>
            </w:r>
            <w:r>
              <w:rPr>
                <w:sz w:val="17"/>
                <w:szCs w:val="17"/>
              </w:rPr>
              <w:t>미공유</w:t>
            </w:r>
            <w:r>
              <w:rPr>
                <w:sz w:val="17"/>
                <w:szCs w:val="17"/>
              </w:rPr>
              <w:t>) 대응 설계 원칙 확정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요구사항 정의서·SRS 도입기업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AS-IS/TO-BE 분석서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아키텍처 정의서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데이터 제공 범위·비식별화 방안 합의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1차 단계 검토회의 통과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설계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서비스 설계(컴포넌트·DB·화면·인터페이스)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지식베이스 설계(OWL2 온톨로지)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데이터 표준화(AAS 서브모델·용어사전)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보안 설계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L1~L5 계층 시스템 아키텍처 설계서, DB 설계서(ERD), 화면 설계서(UI/UX), 인터페이스 설계서, 프로그램 설계서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PBA 도메인 온톨로지: </w:t>
            </w:r>
            <w:r>
              <w:rPr>
                <w:sz w:val="17"/>
                <w:szCs w:val="17"/>
              </w:rPr>
              <w:t>Platform→Assembly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LRU→PBA→Component</w:t>
            </w:r>
            <w:r>
              <w:rPr>
                <w:sz w:val="17"/>
                <w:szCs w:val="17"/>
              </w:rPr>
              <w:t xml:space="preserve"> 계층, 고장 관련 개념(</w:t>
            </w:r>
            <w:r>
              <w:rPr>
                <w:sz w:val="17"/>
                <w:szCs w:val="17"/>
              </w:rPr>
              <w:t>FailureMode·Symptom·RootCause·CorrectiveAction·CircuitBlock</w:t>
            </w:r>
            <w:r>
              <w:rPr>
                <w:sz w:val="17"/>
                <w:szCs w:val="17"/>
              </w:rPr>
              <w:t xml:space="preserve">), 검사 관련 개념, </w:t>
            </w:r>
            <w:r>
              <w:rPr>
                <w:sz w:val="17"/>
                <w:szCs w:val="17"/>
              </w:rPr>
              <w:t>ObjectProperty</w:t>
            </w:r>
            <w:r>
              <w:rPr>
                <w:sz w:val="17"/>
                <w:szCs w:val="17"/>
              </w:rPr>
              <w:t xml:space="preserve"> 14종, Failure Taxonomy 6대 범주, SWRL 규칙 R1~R4, :</w:t>
            </w:r>
            <w:r>
              <w:rPr>
                <w:sz w:val="17"/>
                <w:szCs w:val="17"/>
              </w:rPr>
              <w:t>ExternalInterface</w:t>
            </w:r>
            <w:r>
              <w:rPr>
                <w:sz w:val="17"/>
                <w:szCs w:val="17"/>
              </w:rPr>
              <w:t xml:space="preserve"> 경계 노드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IEC 63278-1 기반 SM-1~SM-5 서브모델 설계, Type/Instance AAS 이중 구조, 구성품 계층 4단계 코드 체계, 통합 코드 표준 매핑 테이블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용어사전 엔트리 구조 및 범주별 수집(불량 50·부품 80·계측 40·공정 30·군 규격 200종 이상)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OAuth</w:t>
            </w:r>
            <w:r>
              <w:rPr>
                <w:sz w:val="17"/>
                <w:szCs w:val="17"/>
              </w:rPr>
              <w:t>/RBAC·보안 등급별 접근 권한·감사로그 정책 설계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설계서 일체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온톨로지 파일(.owl/.</w:t>
            </w:r>
            <w:r>
              <w:rPr>
                <w:sz w:val="17"/>
                <w:szCs w:val="17"/>
              </w:rPr>
              <w:t>ttl</w:t>
            </w:r>
            <w:r>
              <w:rPr>
                <w:sz w:val="17"/>
                <w:szCs w:val="17"/>
              </w:rPr>
              <w:t xml:space="preserve">) Protégé 정상 로딩 및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일관성 검사 통과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AAS 서브모델 명세서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검색 인터페이스 명세(API Spec) 합의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2차 단계 검토회의 통과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구현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HW 도입 및 K8s 플랫폼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데이터 수집·통합 파이프라인 구현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LLM/RAG/</w:t>
            </w:r>
            <w:r>
              <w:rPr>
                <w:sz w:val="17"/>
                <w:szCs w:val="17"/>
              </w:rPr>
              <w:t>LLMOps·AgentOps</w:t>
            </w:r>
            <w:r>
              <w:rPr>
                <w:sz w:val="17"/>
                <w:szCs w:val="17"/>
              </w:rPr>
              <w:t xml:space="preserve"> 설치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지식그래프·벡터DB 구축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AI 서비스·Agent 구현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UI·관리자·모니터링 구현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서버 9종·네트워크 장비 설치, </w:t>
            </w:r>
            <w:r>
              <w:rPr>
                <w:sz w:val="17"/>
                <w:szCs w:val="17"/>
              </w:rPr>
              <w:t>서버실</w:t>
            </w:r>
            <w:r>
              <w:rPr>
                <w:sz w:val="17"/>
                <w:szCs w:val="17"/>
              </w:rPr>
              <w:t xml:space="preserve"> 전원·냉방 공사, K8s·Kafka·Redis 구성, CI/</w:t>
            </w:r>
            <w:r>
              <w:rPr>
                <w:sz w:val="17"/>
                <w:szCs w:val="17"/>
              </w:rPr>
              <w:t>CD·GitOps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SFC</w:t>
            </w:r>
            <w:r>
              <w:rPr>
                <w:sz w:val="17"/>
                <w:szCs w:val="17"/>
              </w:rPr>
              <w:t>(REST API Pull)·MES(MQTT/Kafka)·문서저장소(OCR+파싱) 어댑터 및 룰 기반 파싱·표준화·품질검증·메타데이터 생성·분기 적재 파이프라인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Konan LLM·LLM </w:t>
            </w:r>
            <w:r>
              <w:rPr>
                <w:sz w:val="17"/>
                <w:szCs w:val="17"/>
              </w:rPr>
              <w:t>Studio·Konan</w:t>
            </w:r>
            <w:r>
              <w:rPr>
                <w:sz w:val="17"/>
                <w:szCs w:val="17"/>
              </w:rPr>
              <w:t xml:space="preserve"> RAG·STT 설치, 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Gateway·AgentOps</w:t>
            </w:r>
            <w:r>
              <w:rPr>
                <w:sz w:val="17"/>
                <w:szCs w:val="17"/>
              </w:rPr>
              <w:t xml:space="preserve"> Gateway 구성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고장탐구 이력 2,000건 RDF 변환(R2RML)·Neo4j 적재(노드 9종+</w:t>
            </w:r>
            <w:r>
              <w:rPr>
                <w:sz w:val="17"/>
                <w:szCs w:val="17"/>
              </w:rPr>
              <w:t>ExternalInterface</w:t>
            </w:r>
            <w:r>
              <w:rPr>
                <w:sz w:val="17"/>
                <w:szCs w:val="17"/>
              </w:rPr>
              <w:t xml:space="preserve">, 관계 10종), Node2Vec/TransE 임베딩, 기술문서 벡터DB(온톨로지 기반 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>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고장탐구 AI 어시스턴트(추론 4단계: NER 매핑→경계 </w:t>
            </w:r>
            <w:r>
              <w:rPr>
                <w:sz w:val="17"/>
                <w:szCs w:val="17"/>
              </w:rPr>
              <w:t>계측값</w:t>
            </w:r>
            <w:r>
              <w:rPr>
                <w:sz w:val="17"/>
                <w:szCs w:val="17"/>
              </w:rPr>
              <w:t xml:space="preserve"> 점검→k-hop 인과경로 탐색→스코어링), 전원 비인가/인가 검사 Agent, 유사 고장 사례 매칭 Agent, 보고서 자동 생성 Agent, Q&amp;A 챗봇, HITL 워크플로우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사용자 포털, Dashboard/Admin, 운영 관제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단위 모듈별 기능 구현 완료 및 코드 리뷰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초기 KG 목표(노드 5만·관계 15만 이상) 달성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 xml:space="preserve"> 95% 이상(개발환경) 확인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외부 API 호출 없이 전 과정 수행 확인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3차 단계 검토회의 통과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시험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단위·통합시험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성능/보안 시험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AI 품질시험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사용자 인수시험(UAT)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테스트 계획서 기반 단위·통합 테스트 수행 및 결함 조치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응답시간·동시접속·GPU 자원 성능 측정, 취약점 점검, 방산 보안 요건(폐쇄망·RBAC·감사로그) 검증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hold-out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>(이력 20%) 기반 Top-3 추정 원인 적중률·유사 사례 매칭 정확도(85% 이상), 불량 예측 정확도(90% 이상) 검증, 온톨로지 커버리지(90%)·AAS 수용도(99%) 검증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 엔지니어 대상 AI </w:t>
            </w:r>
            <w:r>
              <w:rPr>
                <w:sz w:val="17"/>
                <w:szCs w:val="17"/>
              </w:rPr>
              <w:t>기능로직</w:t>
            </w:r>
            <w:r>
              <w:rPr>
                <w:sz w:val="17"/>
                <w:szCs w:val="17"/>
              </w:rPr>
              <w:t xml:space="preserve"> 시나리오 #1~#5 기반 UAT 수행, 개선사항 반영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결함 </w:t>
            </w:r>
            <w:r>
              <w:rPr>
                <w:sz w:val="17"/>
                <w:szCs w:val="17"/>
              </w:rPr>
              <w:t>조치율</w:t>
            </w:r>
            <w:r>
              <w:rPr>
                <w:sz w:val="17"/>
                <w:szCs w:val="17"/>
              </w:rPr>
              <w:t xml:space="preserve"> 100%(치명·중대 결함 0건)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성능·보안 시험 결과서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AI 품질지표 목표 달성 검증보고서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UAT 결과서 도입기업 승인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4차 단계 검토회의 통과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전환 (시범운영)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시스템 전개 및 서비스 릴리스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시범운영(</w:t>
            </w:r>
            <w:r>
              <w:rPr>
                <w:sz w:val="17"/>
                <w:szCs w:val="17"/>
              </w:rPr>
              <w:t>현장실증</w:t>
            </w:r>
            <w:r>
              <w:rPr>
                <w:sz w:val="17"/>
                <w:szCs w:val="17"/>
              </w:rPr>
              <w:t>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교육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안정화 및 최종 검수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시스템 전개 계획서에 따른 운영환경 전환·데이터 이관·기존 코드 병행 운영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고장탐구 공정에 AI 어시스턴트 적용, KPI(생산성 </w:t>
            </w:r>
            <w:r>
              <w:rPr>
                <w:sz w:val="17"/>
                <w:szCs w:val="17"/>
              </w:rPr>
              <w:t>향상률</w:t>
            </w:r>
            <w:r>
              <w:rPr>
                <w:sz w:val="17"/>
                <w:szCs w:val="17"/>
              </w:rPr>
              <w:t xml:space="preserve">·납기 </w:t>
            </w:r>
            <w:r>
              <w:rPr>
                <w:sz w:val="17"/>
                <w:szCs w:val="17"/>
              </w:rPr>
              <w:t>단축률</w:t>
            </w:r>
            <w:r>
              <w:rPr>
                <w:sz w:val="17"/>
                <w:szCs w:val="17"/>
              </w:rPr>
              <w:t xml:space="preserve">·AI </w:t>
            </w:r>
            <w:r>
              <w:rPr>
                <w:sz w:val="17"/>
                <w:szCs w:val="17"/>
              </w:rPr>
              <w:t>적용률</w:t>
            </w:r>
            <w:r>
              <w:rPr>
                <w:sz w:val="17"/>
                <w:szCs w:val="17"/>
              </w:rPr>
              <w:t>) 실증 데이터 수집(동일 제품군 30건 이상)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사용자·운영자·품질담당자별 교육 실시, 매뉴얼·교육자료 비치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운영·성능 보고서, 결과보고서 작성 및 최종 검수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서비스 릴리스 및 운영 안정화(중대 장애 0건)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KPI 전 항목 목표 달성 증빙 확보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교육 이수 및 만족도 조사 완료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최종 산출물 인수확인서 서명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최종보고회 완료</w:t>
            </w:r>
          </w:p>
        </w:tc>
      </w:tr>
      <w:tr>
        <w:trPr>
          <w:cantSplit/>
        </w:trPr>
        <w:tc>
          <w:tcPr>
            <w:tcW w:w="76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운영지원</w:t>
            </w:r>
          </w:p>
        </w:tc>
        <w:tc>
          <w:tcPr>
            <w:tcW w:w="22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무상 하자보수(1년)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정기·수시·성능 점검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모델·지식베이스 갱신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성과 모니터링</w:t>
            </w:r>
          </w:p>
        </w:tc>
        <w:tc>
          <w:tcPr>
            <w:tcW w:w="47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월 1회 정기 예방점검 및 월간 보고서, 장애 통보 후 4시간 이내 복구, 분기별 취약점·성능 점검 보고서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신규 고장 사례 승인 결과 KG 자동 반영, 분기별 온톨로지 변경관리, 오류사례 DB 운영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월별·분기별·반기별·연간 성과지표 모니터링(기획기관 사후관리 협의체)</w:t>
            </w:r>
          </w:p>
        </w:tc>
        <w:tc>
          <w:tcPr>
            <w:tcW w:w="188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유지보수 계획서 승인(계약 후 10일 이내)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월간 점검 보고서 제출</w:t>
            </w:r>
          </w:p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사업 종료 후 1년 성과 모니터링 보고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3-2] 단계별 주요 수행내용 및 완료기준</w:t>
      </w:r>
    </w:p>
    <w:p>
      <w:pPr>
        <w:pStyle w:val="2"/>
        <w:keepNext/>
        <w:spacing w:before="120" w:after="120"/>
      </w:pPr>
      <w:bookmarkStart w:id="13" w:name="h_13"/>
      <w:r>
        <w:lastRenderedPageBreak/>
        <w:t>(3) 추진일정 및 WBS</w:t>
      </w:r>
      <w:bookmarkEnd w:id="13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주요 마일스톤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1542"/>
        <w:gridCol w:w="3855"/>
        <w:gridCol w:w="2603"/>
      </w:tblGrid>
      <w:tr>
        <w:trPr>
          <w:cantSplit/>
          <w:tblHeader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마일스톤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시점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내용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검증 산출물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MS0 사업 착수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 (2026.7.27)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협약 체결, Kick-off, 사업수행계획서·WBS 확정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착수보고서, 사업수행계획서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MS1 요구사항 확정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 말 (2026.9)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정의서·SRS·아키텍처 정의서 승인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정의서, SRS, 도메인 분석 보고서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MS2 인프라 구축 완료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 말 (2026.10)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서버 9종·네트워크 설치, K8s 플랫폼 가동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납품확인서, 설치·구성 결과서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MS3 설계 완료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M4 말 (2026.11)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설계서·온톨로지 파일·AAS 서브모델 명세 승인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설계서 일체, OWL2 파일, AAS 명세서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MS4 구현 완료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M7 말 (2027.2)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서비스·Agent·플랫폼 구현 및 초기 KG 구축 완료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소스코드, 모듈 명세서, KG 데이터셋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MS5 시험 완료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M10 초 (2027.4)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통합·성능·보안·AI 품질 시험 및 UAT 완료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시험 결과서, AI 검증보고서, UAT 결과서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MS6 서비스 릴리스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M10 (2027.5)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운영환경 전환 및 시범운영 개시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전개 계획서, 매뉴얼</w:t>
            </w:r>
          </w:p>
        </w:tc>
      </w:tr>
      <w:tr>
        <w:trPr>
          <w:cantSplit/>
        </w:trPr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MS7 사업 종료</w:t>
            </w:r>
          </w:p>
        </w:tc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M12 (2027.7.26)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시범운영·KPI 검증 완료, 최종보고 및 인수</w:t>
            </w:r>
          </w:p>
        </w:tc>
        <w:tc>
          <w:tcPr>
            <w:tcW w:w="26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결과보고서, KPI 달성 보고서, 인수확인서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3-3] 주요 마일스톤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WBS(작업분류체계) 및 추진일정</w:t>
      </w:r>
    </w:p>
    <w:p>
      <w:pPr>
        <w:spacing w:before="60" w:after="100" w:line="300" w:lineRule="auto"/>
        <w:jc w:val="both"/>
      </w:pPr>
      <w:r>
        <w:t>사업기간(2026.7.27~2027.7.26) 동안 수행할 작업을 WBS로 세분화하고 작업별 일정·담당·선후관계 및 마일스톤(◆)을 다음과 같이 정의함(월 단위: M1 = 2026.7.27~8.26, …, M12 = 2027.6.27~7.26)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2301"/>
        <w:gridCol w:w="955"/>
        <w:gridCol w:w="628"/>
        <w:gridCol w:w="432"/>
        <w:gridCol w:w="432"/>
        <w:gridCol w:w="432"/>
        <w:gridCol w:w="432"/>
        <w:gridCol w:w="431"/>
        <w:gridCol w:w="431"/>
        <w:gridCol w:w="432"/>
        <w:gridCol w:w="431"/>
        <w:gridCol w:w="431"/>
        <w:gridCol w:w="432"/>
        <w:gridCol w:w="432"/>
        <w:gridCol w:w="429"/>
      </w:tblGrid>
      <w:tr>
        <w:trPr>
          <w:cantSplit/>
          <w:tblHeader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WBS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작업명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선행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4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5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6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7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8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9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10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11</w:t>
            </w: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12</w:t>
            </w: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 사업관리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및 Kick-off, 사업수행계획서·WBS 수립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코난·경남TP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사업관리(PMO) 운영, 정기회의·중간점검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경남TP·코난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위험관리 및 이슈 대응, 품질검토(QA)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경남TP·코난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KPI 관리 및 성과분석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경남TP·코난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5.2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1.5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종료보고 및 사업종료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전 기관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2. 요구분석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제조공정·업무 프로세스 분석(AS-IS/TO-BE)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</w:t>
            </w:r>
            <w:r>
              <w:rPr>
                <w:sz w:val="17"/>
                <w:szCs w:val="17"/>
              </w:rPr>
              <w:t>영풍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2.2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수집·정의, 데이터 현황 분석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도메인 요구사항 분석(CQ 목록)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아키텍처 정의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 설계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컴포넌트·화면·인터페이스 설계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2.4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DB 설계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2.4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OWL2 온톨로지 설계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용어사전 구축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3.5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AAS 서브모델 설계·코드 매핑 테이블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2.2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3.6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보안 설계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영풍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4. HW 도입 및 인프라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서버 9종·네트워크 장비 도입·설치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</w:t>
            </w:r>
            <w:r>
              <w:rPr>
                <w:sz w:val="17"/>
                <w:szCs w:val="17"/>
              </w:rPr>
              <w:t>영풍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서버실</w:t>
            </w:r>
            <w:r>
              <w:rPr>
                <w:sz w:val="17"/>
                <w:szCs w:val="17"/>
              </w:rPr>
              <w:t xml:space="preserve"> 전원·냉방 공사, 네트워크 공사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</w:t>
            </w:r>
            <w:r>
              <w:rPr>
                <w:sz w:val="17"/>
                <w:szCs w:val="17"/>
              </w:rPr>
              <w:t>영풍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K8s 플랫폼·CI/CD 구성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노트북·음성인식용 마이크 도입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 구현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수집·통합 파이프라인(레거시 연동)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3.1, 4.3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LLM/LLM </w:t>
            </w:r>
            <w:r>
              <w:rPr>
                <w:sz w:val="17"/>
                <w:szCs w:val="17"/>
              </w:rPr>
              <w:t>Studio·RAG·STT</w:t>
            </w:r>
            <w:r>
              <w:rPr>
                <w:sz w:val="17"/>
                <w:szCs w:val="17"/>
              </w:rPr>
              <w:t xml:space="preserve"> 설치, 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 xml:space="preserve"> Gateway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지식그래프 설계·구축(R2RML→Neo4j), 임베딩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벡터DB 구축(온톨로지 기반 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3.3, 5.2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5.5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AI 어시스턴트·검사 Agent·사례 매칭 Agent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5.3, 5.4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5.6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 자동 생성 Agent, Q&amp;A 챗봇, HITL 워크플로우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5.4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5.7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 Builder·AgentOps, Auth &amp; Access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5.8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UI 및 서버 구현, 모니터링 </w:t>
            </w:r>
            <w:r>
              <w:rPr>
                <w:sz w:val="17"/>
                <w:szCs w:val="17"/>
              </w:rPr>
              <w:t>UI·Dashboard</w:t>
            </w:r>
            <w:r>
              <w:rPr>
                <w:sz w:val="17"/>
                <w:szCs w:val="17"/>
              </w:rPr>
              <w:t>/Admin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 시험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단위테스트 수행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5.5~5.8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통합·성능/보안 테스트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품질시험(hold-out 평가, 온톨로지·AAS 검증)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코난·창원대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인수 테스트(UAT) 및 개선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</w:t>
            </w:r>
            <w:r>
              <w:rPr>
                <w:sz w:val="17"/>
                <w:szCs w:val="17"/>
              </w:rPr>
              <w:t>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6.2, 6.3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9638" w:type="dxa"/>
            <w:gridSpan w:val="16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 전환 및 시범운영</w:t>
            </w: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7.1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전개 계획, 운영환경 전환·서비스 릴리스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코난·애버커스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6.4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7.2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시범운영(</w:t>
            </w:r>
            <w:r>
              <w:rPr>
                <w:sz w:val="17"/>
                <w:szCs w:val="17"/>
              </w:rPr>
              <w:t>현장실증</w:t>
            </w:r>
            <w:r>
              <w:rPr>
                <w:sz w:val="17"/>
                <w:szCs w:val="17"/>
              </w:rPr>
              <w:t>) 및 KPI 측정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</w:t>
            </w:r>
            <w:r>
              <w:rPr>
                <w:sz w:val="17"/>
                <w:szCs w:val="17"/>
              </w:rPr>
              <w:t>·코난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7.3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사용자·운영자 교육, 매뉴얼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7.1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</w:tr>
      <w:tr>
        <w:trPr>
          <w:cantSplit/>
        </w:trPr>
        <w:tc>
          <w:tcPr>
            <w:tcW w:w="57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7.4</w:t>
            </w:r>
          </w:p>
        </w:tc>
        <w:tc>
          <w:tcPr>
            <w:tcW w:w="230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조정 및 안정화, 최종 검수</w:t>
            </w:r>
          </w:p>
        </w:tc>
        <w:tc>
          <w:tcPr>
            <w:tcW w:w="9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전 기관</w:t>
            </w:r>
          </w:p>
        </w:tc>
        <w:tc>
          <w:tcPr>
            <w:tcW w:w="6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7.2</w:t>
            </w: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3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</w:p>
        </w:tc>
        <w:tc>
          <w:tcPr>
            <w:tcW w:w="42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◆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3-4] WBS 및 추진일정표(■ 수행기간, ◆ 마일스톤)</w:t>
      </w:r>
    </w:p>
    <w:p>
      <w:pPr>
        <w:spacing w:before="40" w:after="80" w:line="280" w:lineRule="auto"/>
      </w:pPr>
      <w:r>
        <w:rPr>
          <w:color w:val="444444"/>
          <w:sz w:val="17"/>
          <w:szCs w:val="17"/>
        </w:rPr>
        <w:t xml:space="preserve">※ 수정사업계획서 「Ⅲ-1 추진일정 </w:t>
      </w:r>
      <w:r>
        <w:rPr>
          <w:color w:val="444444"/>
          <w:sz w:val="17"/>
          <w:szCs w:val="17"/>
        </w:rPr>
        <w:t>총괄표</w:t>
      </w:r>
      <w:r>
        <w:rPr>
          <w:color w:val="444444"/>
          <w:sz w:val="17"/>
          <w:szCs w:val="17"/>
        </w:rPr>
        <w:t>」(소요일수 기준)와 기획기관 수행계획서 「추진일정」(월 기준)을 통합하여 작성함</w:t>
      </w:r>
    </w:p>
    <w:p>
      <w:pPr>
        <w:pStyle w:val="2"/>
        <w:keepNext/>
        <w:spacing w:before="120" w:after="120"/>
      </w:pPr>
      <w:bookmarkStart w:id="14" w:name="h_14"/>
      <w:r>
        <w:t>(4) 주요 산출물 계획</w:t>
      </w:r>
      <w:bookmarkEnd w:id="14"/>
    </w:p>
    <w:p>
      <w:pPr>
        <w:spacing w:before="60" w:after="100" w:line="300" w:lineRule="auto"/>
        <w:jc w:val="both"/>
      </w:pPr>
      <w:r>
        <w:t>산출물은 관리산출물과 개발산출물로 구분하며, 모든 산출물은 표준 서식과 버전관리 기준에 따라 산출물 관리대장에 등록하고 단계별 검토·승인 절차를 거침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관리산출물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3470"/>
        <w:gridCol w:w="964"/>
        <w:gridCol w:w="2313"/>
        <w:gridCol w:w="1734"/>
      </w:tblGrid>
      <w:tr>
        <w:trPr>
          <w:cantSplit/>
          <w:tblHeader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분야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산출물명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필수/선택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작성시기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사업관리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사업수행계획서(PMP)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시(M1), 변경 시 갱신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일정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WBS 및 일정계획서, 진척현황표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주간·월간 갱신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인력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투입인력 계획서, 인력 투입현황(월별)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월간 갱신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품질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품질관리계획서, 품질검토 결과서, 보완관리대장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단계 종료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품질, 경남TP QA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형상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형상관리계획서, 형상관리대장(기준선)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단계 종료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위험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위험관리대장, 이슈관리대장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주간 갱신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PM, 경남TP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변경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변경요청서, 변경관리대장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변경 발생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보고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착수보고서, 주간/월간 보고서, 단계보고서, 최종보고서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착수·주간·월간·단계·종료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PM, 경남TP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보고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회의록 및 의사결정 기록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회의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회의 </w:t>
            </w:r>
            <w:r>
              <w:rPr>
                <w:sz w:val="17"/>
                <w:szCs w:val="17"/>
              </w:rPr>
              <w:t>주관자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보안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보안서약서, 비밀유지각서(NDA), 보안관리 점검표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착수 시, 분기 점검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각 기관 보안담당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검수</w:t>
            </w:r>
          </w:p>
        </w:tc>
        <w:tc>
          <w:tcPr>
            <w:tcW w:w="34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납품확인서, 인수확인서</w:t>
            </w:r>
          </w:p>
        </w:tc>
        <w:tc>
          <w:tcPr>
            <w:tcW w:w="96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HW 납품 시, 사업 종료 시</w:t>
            </w:r>
          </w:p>
        </w:tc>
        <w:tc>
          <w:tcPr>
            <w:tcW w:w="17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 PM, 영풍전자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3-5] 관리산출물 목록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개발산출물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889"/>
        <w:gridCol w:w="3951"/>
        <w:gridCol w:w="1134"/>
        <w:gridCol w:w="1417"/>
        <w:gridCol w:w="1563"/>
      </w:tblGrid>
      <w:tr>
        <w:trPr>
          <w:cantSplit/>
          <w:tblHeader/>
        </w:trPr>
        <w:tc>
          <w:tcPr>
            <w:tcW w:w="68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단계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분야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산출물명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필수/선택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작성시기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분석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정의서, 요구사항 명세서(SRS), 업무 프로세스 분석서(AS-IS/TO-BE)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현황 분석서(보유 데이터·수집 포인트·품질 평가)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인프라/보안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아키텍처 정의서, 보안 요구사항 정의서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도메인 분석 보고서, Competency Question(CQ) 목록, AI </w:t>
            </w:r>
            <w:r>
              <w:rPr>
                <w:sz w:val="17"/>
                <w:szCs w:val="17"/>
              </w:rPr>
              <w:t>기능로직</w:t>
            </w:r>
            <w:r>
              <w:rPr>
                <w:sz w:val="17"/>
                <w:szCs w:val="17"/>
              </w:rPr>
              <w:t xml:space="preserve"> 시나리오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창원대, 코난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설계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시스템 아키텍처 설계서, 화면 설계서(UI/UX), 인터페이스 설계서, 프로그램 설계서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M2~M4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DB 설계서(ERD), AAS 서브모델 명세서, 코드 표준 매핑 테이블, 방산 PBA 용어사전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M3~M6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창원대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인프라/보안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HW/네트워크 구성도, 보안 설계서(인증·권한·접근통제·로그 정책), K8s 플랫폼 설계서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M3~M4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OWL2 온톨로지 파일(.owl/.</w:t>
            </w:r>
            <w:r>
              <w:rPr>
                <w:sz w:val="17"/>
                <w:szCs w:val="17"/>
              </w:rPr>
              <w:t>ttl</w:t>
            </w:r>
            <w:r>
              <w:rPr>
                <w:sz w:val="17"/>
                <w:szCs w:val="17"/>
              </w:rPr>
              <w:t xml:space="preserve">) 및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검증 결과, 고장 분류 체계 문서, R2RML 매핑 규칙 명세, Graph-RAG 연동 인터페이스 설계 명세서, 프롬프트 설계서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M3~M4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창원대, 코난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구현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프로그램 소스코드, 개발 표준 정의서, 모듈 명세서, 빌드·배포 스크립트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M3~M7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수집·표준화 파이프라인 명세, 데이터 품질 검증 규칙서, Neo4j KG 인스턴스 데이터셋(덤프), 벡터DB 색인 명세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M4~M7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창원대, 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인프라/보안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설치·구성 결과서(서버·K8s·CI/CD), 납품확인서, 보안 설정 점검표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M3~M4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LLM/RAG 구성 명세(모델·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·검색 전략), Agent 워크플로우 정의서, 그래프 </w:t>
            </w:r>
            <w:r>
              <w:rPr>
                <w:sz w:val="17"/>
                <w:szCs w:val="17"/>
              </w:rPr>
              <w:t>임베딩</w:t>
            </w:r>
            <w:r>
              <w:rPr>
                <w:sz w:val="17"/>
                <w:szCs w:val="17"/>
              </w:rPr>
              <w:t xml:space="preserve"> 모델 파일,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>(hold-out) 구성 명세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M5~M7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애버커스, 창원대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시험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테스트 계획서, 단위/통합 테스트 결과서, 결함관리대장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M7~M9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데이터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>·정합성 검증 결과서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M8~M9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인프라/보안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성능·보안 테스트 결과서(취약점 점검 포함)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M8~M9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품질 검증보고서(불량 예측 정확도·Top-3 적중률), 온톨로지 품질 검증 보고서(커버리지), AAS 표준 적합성 검증 결과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M8~M9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창원대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검증 (전환·실증)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인수 테스트(UAT) 결과서, 시스템 전개 계획서, 사용자/운영자 매뉴얼, 교육자료 및 결과보고서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M9~M12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영풍전자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이관·전환 결과서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M10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현장 실증 결과 보고서 및 KPI </w:t>
            </w:r>
            <w:r>
              <w:rPr>
                <w:sz w:val="17"/>
                <w:szCs w:val="17"/>
              </w:rPr>
              <w:t>달성률</w:t>
            </w:r>
            <w:r>
              <w:rPr>
                <w:sz w:val="17"/>
                <w:szCs w:val="17"/>
              </w:rPr>
              <w:t xml:space="preserve"> 분석, 성과지표 증빙자료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M10~M12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경남TP</w:t>
            </w:r>
          </w:p>
        </w:tc>
      </w:tr>
      <w:tr>
        <w:trPr>
          <w:cantSplit/>
        </w:trPr>
        <w:tc>
          <w:tcPr>
            <w:tcW w:w="684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운영</w:t>
            </w:r>
          </w:p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SW·서비스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 매뉴얼, 유지보수 계획서, 장애 및 변경 관리대장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M12, 운영기간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인프라/보안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운영·성능 보고서(월간), 보안 점검 보고서(분기)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운영기간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684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88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AI</w:t>
            </w:r>
          </w:p>
        </w:tc>
        <w:tc>
          <w:tcPr>
            <w:tcW w:w="395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모델·지식베이스 갱신 이력, 오류사례 DB, 온톨로지 변경관리 기록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선택</w:t>
            </w:r>
          </w:p>
        </w:tc>
        <w:tc>
          <w:tcPr>
            <w:tcW w:w="14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운영기간(분기)</w:t>
            </w:r>
          </w:p>
        </w:tc>
        <w:tc>
          <w:tcPr>
            <w:tcW w:w="15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창원대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3-6] 개발산출물 목록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검토 및 승인 계획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자체검토: </w:t>
      </w:r>
      <w:r>
        <w:t xml:space="preserve">산출물 작성 기관이 내용의 완전성·정확성·일관성·추적성을 자체 점검 후 </w:t>
      </w:r>
      <w:r>
        <w:t>코난테크놀로지</w:t>
      </w:r>
      <w:r>
        <w:t xml:space="preserve"> PM에게 제출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전문가 검토: </w:t>
      </w:r>
      <w:r>
        <w:t>기획기관(경남TP)이 AI·제조공정·데이터·보안 분야 전문가를 활용하여 기술적 타당성과 현장 적용성 검토, 온톨로지·AAS 산출물은 영풍전자 숙련 엔지니어(검증 책임자 5명) 검토 병행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도입기업 확인: </w:t>
      </w:r>
      <w:r>
        <w:t>영풍전자 현장책임자·제품기술 담당자·품질책임자가 공정 적합성과 활용 가능성 확인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보완조치 및 최종승인: </w:t>
      </w:r>
      <w:r>
        <w:t>지적사항을 보완관리대장에 등록·조치하고, 보완 완료 확인 후 도입기업 품질책임자(신성기) 또는 총괄책임자(</w:t>
      </w:r>
      <w:r>
        <w:t>이홍근</w:t>
      </w:r>
      <w:r>
        <w:t>)가 최종 승인. 최종 산출물은 요구사항 반영 여부, 기술적 정확성, 현장 활용성, 유지관리 가능성 기준으로 검수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15" w:name="h_15"/>
      <w:r>
        <w:lastRenderedPageBreak/>
        <w:t>4. 사업 관리계획</w:t>
      </w:r>
      <w:bookmarkEnd w:id="15"/>
    </w:p>
    <w:p>
      <w:pPr>
        <w:pStyle w:val="2"/>
        <w:keepNext/>
        <w:spacing w:before="120" w:after="120"/>
      </w:pPr>
      <w:bookmarkStart w:id="16" w:name="h_16"/>
      <w:r>
        <w:t>(1) 일정 및 진척관리</w:t>
      </w:r>
      <w:bookmarkEnd w:id="16"/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관리 기준: </w:t>
      </w:r>
      <w:r>
        <w:t>WBS(표 3-4)와 마일스톤(표 3-3)을 기준선(Baseline)으로 설정하고, 작업별 계획 시작·종료일, 담당, 선후관계를 일정계획서에 등록하여 관리함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>진척률</w:t>
      </w:r>
      <w:r>
        <w:rPr>
          <w:b/>
          <w:bCs/>
        </w:rPr>
        <w:t xml:space="preserve"> 산정: </w:t>
      </w:r>
      <w:r>
        <w:t xml:space="preserve">작업별 가중치(공수 기준)를 반영한 가중 </w:t>
      </w:r>
      <w:r>
        <w:t>진척률을</w:t>
      </w:r>
      <w:r>
        <w:t xml:space="preserve"> 적용하며, 산출물 완료 여부(0/50/100% 규칙)로 객관적으로 측정함. 단계별 </w:t>
      </w:r>
      <w:r>
        <w:t>진척률</w:t>
      </w:r>
      <w:r>
        <w:t xml:space="preserve"> = Σ(작업 가중치 × 작업 </w:t>
      </w:r>
      <w:r>
        <w:t>완료율</w:t>
      </w:r>
      <w:r>
        <w:t>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주기적 확인: </w:t>
      </w:r>
      <w:r>
        <w:t>주간 실무회의에서 세부 과업별 진행상황·차주 계획을 확인하고, 월간 PMO 운영회의에서 계획 대비 실적·</w:t>
      </w:r>
      <w:r>
        <w:t>진도율</w:t>
      </w:r>
      <w:r>
        <w:t>·지연사항을 점검하여 월간보고서에 반영함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지연 조치 기준: </w:t>
      </w:r>
      <w:r>
        <w:t xml:space="preserve">계획 대비 </w:t>
      </w:r>
      <w:r>
        <w:t>진척률</w:t>
      </w:r>
      <w:r>
        <w:t xml:space="preserve"> 편차가 5% 이상 발생 시 원인분석 및 만회대책을 수립하고, 10% 이상 또는 마일스톤 지연이 예상될 경우 긴급 현안 합동회의를 개최하여 자원 재배치·일정 조정·범위 조정 등 대응방안을 </w:t>
      </w:r>
      <w:r>
        <w:t>의사결정함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rPr>
          <w:b/>
          <w:bCs/>
        </w:rPr>
        <w:t xml:space="preserve">도구: </w:t>
      </w:r>
      <w:r>
        <w:t>온라인 협업 플랫폼에서 WBS·일정표·진척현황표를 공유하고 이력을 관리하며, 주요 변경은 변경관리 절차(4-(4))에 따라 기준선을 갱신함</w:t>
      </w:r>
    </w:p>
    <w:p>
      <w:pPr>
        <w:pStyle w:val="2"/>
        <w:keepNext/>
        <w:spacing w:before="120" w:after="120"/>
      </w:pPr>
      <w:bookmarkStart w:id="17" w:name="h_17"/>
      <w:r>
        <w:t>(2) 인력관리</w:t>
      </w:r>
      <w:bookmarkEnd w:id="17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분야·역할별 투입계획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57"/>
        <w:gridCol w:w="850"/>
        <w:gridCol w:w="1134"/>
        <w:gridCol w:w="2697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기관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분야/역할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인원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참여율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투입 단계(월)</w:t>
            </w:r>
          </w:p>
        </w:tc>
      </w:tr>
      <w:tr>
        <w:trPr>
          <w:cantSplit/>
        </w:trPr>
        <w:tc>
          <w:tcPr>
            <w:tcW w:w="900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영풍전자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과제 총괄책임자(</w:t>
            </w:r>
            <w:r>
              <w:rPr>
                <w:sz w:val="17"/>
                <w:szCs w:val="17"/>
              </w:rPr>
              <w:t>이홍근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M1~M12 (전 기간)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기술·검사 업무 총괄(강재규, </w:t>
            </w:r>
            <w:r>
              <w:rPr>
                <w:sz w:val="17"/>
                <w:szCs w:val="17"/>
              </w:rPr>
              <w:t>성호준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40~50%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M1~M2 분석, M4~M9 검증, M10~M12 실증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검사·기술 엔지니어(</w:t>
            </w:r>
            <w:r>
              <w:rPr>
                <w:sz w:val="17"/>
                <w:szCs w:val="17"/>
              </w:rPr>
              <w:t>윤두성</w:t>
            </w:r>
            <w:r>
              <w:rPr>
                <w:sz w:val="17"/>
                <w:szCs w:val="17"/>
              </w:rPr>
              <w:t xml:space="preserve">, 박동호, </w:t>
            </w:r>
            <w:r>
              <w:rPr>
                <w:sz w:val="17"/>
                <w:szCs w:val="17"/>
              </w:rPr>
              <w:t>안기완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김재필</w:t>
            </w:r>
            <w:r>
              <w:rPr>
                <w:sz w:val="17"/>
                <w:szCs w:val="17"/>
              </w:rPr>
              <w:t xml:space="preserve">, 이종호, </w:t>
            </w:r>
            <w:r>
              <w:rPr>
                <w:sz w:val="17"/>
                <w:szCs w:val="17"/>
              </w:rPr>
              <w:t>송홍주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이준택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40~52%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M1~M2 요구사항, M3~M6 지식 추출·온톨로지 검증(200h), M9~M12 UAT·실증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IT·보안(한승희)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21%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M1~M4 인프라, M10~M12 전환·운영</w:t>
            </w:r>
          </w:p>
        </w:tc>
      </w:tr>
      <w:tr>
        <w:trPr>
          <w:cantSplit/>
        </w:trPr>
        <w:tc>
          <w:tcPr>
            <w:tcW w:w="900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코난테크놀로지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구축·공급책임자, PM, 설계(김만수, 염종학, </w:t>
            </w:r>
            <w:r>
              <w:rPr>
                <w:sz w:val="17"/>
                <w:szCs w:val="17"/>
              </w:rPr>
              <w:t>최승문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M1~M12 (전 기간)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온톨로지 개발, 프롬프트 엔지니어링(이현민, </w:t>
            </w:r>
            <w:r>
              <w:rPr>
                <w:sz w:val="17"/>
                <w:szCs w:val="17"/>
              </w:rPr>
              <w:t>김수창</w:t>
            </w:r>
            <w:r>
              <w:rPr>
                <w:sz w:val="17"/>
                <w:szCs w:val="17"/>
              </w:rPr>
              <w:t xml:space="preserve">, 강남구, </w:t>
            </w:r>
            <w:r>
              <w:rPr>
                <w:sz w:val="17"/>
                <w:szCs w:val="17"/>
              </w:rPr>
              <w:t>송석규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10~20%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M3~M9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HW/SW 플랫폼 구축(송승현, 송인성)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M1~M5 인프라, M10 전환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구축(</w:t>
            </w:r>
            <w:r>
              <w:rPr>
                <w:sz w:val="17"/>
                <w:szCs w:val="17"/>
              </w:rPr>
              <w:t>한동신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M4~M7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품질관리(유진희, </w:t>
            </w:r>
            <w:r>
              <w:rPr>
                <w:sz w:val="17"/>
                <w:szCs w:val="17"/>
              </w:rPr>
              <w:t>최성하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M2, M4, M7~M12 (단계 검토·시험)</w:t>
            </w:r>
          </w:p>
        </w:tc>
      </w:tr>
      <w:tr>
        <w:trPr>
          <w:cantSplit/>
        </w:trPr>
        <w:tc>
          <w:tcPr>
            <w:tcW w:w="900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애버커스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개발총괄·PMO(홍효상)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M1~M12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수집·통합(</w:t>
            </w:r>
            <w:del w:id="159" w:author="HyoSang Hong" w:date="2026-10-20T19:30:00Z" w16du:dateUtc="2026-10-20T10:30:00Z">
              <w:r>
                <w:rPr>
                  <w:sz w:val="17"/>
                  <w:szCs w:val="17"/>
                </w:rPr>
                <w:delText>채춘석</w:delText>
              </w:r>
            </w:del>
            <w:ins w:id="160" w:author="HyoSang Hong" w:date="2026-10-20T19:30:00Z" w16du:dateUtc="2026-10-20T10:30:00Z">
              <w:r>
                <w:rPr>
                  <w:sz w:val="17"/>
                  <w:szCs w:val="17"/>
                </w:rPr>
                <w:t>백영진</w:t>
              </w:r>
            </w:ins>
            <w:r>
              <w:rPr>
                <w:sz w:val="17"/>
                <w:szCs w:val="17"/>
              </w:rPr>
              <w:t xml:space="preserve">, 이은정, </w:t>
            </w:r>
            <w:r>
              <w:rPr>
                <w:sz w:val="17"/>
                <w:szCs w:val="17"/>
              </w:rPr>
              <w:t>장훈주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70~80%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M2~M9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어시스턴트·사용자 서비스·Agent Builder(</w:t>
            </w:r>
            <w:r>
              <w:rPr>
                <w:sz w:val="17"/>
                <w:szCs w:val="17"/>
              </w:rPr>
              <w:t>고유주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채병찬</w:t>
            </w:r>
            <w:r>
              <w:rPr>
                <w:sz w:val="17"/>
                <w:szCs w:val="17"/>
              </w:rPr>
              <w:t>, 최현태, 오희원, 김현주)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40~80%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M3~M10</w:t>
            </w:r>
          </w:p>
        </w:tc>
      </w:tr>
      <w:tr>
        <w:trPr>
          <w:cantSplit/>
        </w:trPr>
        <w:tc>
          <w:tcPr>
            <w:tcW w:w="900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AgentOps·Gateway·Auth·Dashboard</w:t>
            </w:r>
            <w:r>
              <w:rPr>
                <w:sz w:val="17"/>
                <w:szCs w:val="17"/>
              </w:rPr>
              <w:t xml:space="preserve">(이성진, </w:t>
            </w:r>
            <w:del w:id="161" w:author="HyoSang Hong" w:date="2026-10-20T19:30:00Z" w16du:dateUtc="2026-10-20T10:30:00Z">
              <w:r>
                <w:rPr>
                  <w:sz w:val="17"/>
                  <w:szCs w:val="17"/>
                </w:rPr>
                <w:delText>반정현</w:delText>
              </w:r>
            </w:del>
            <w:ins w:id="162" w:author="HyoSang Hong" w:date="2026-10-20T19:30:00Z" w16du:dateUtc="2026-10-20T10:30:00Z">
              <w:r>
                <w:rPr>
                  <w:sz w:val="17"/>
                  <w:szCs w:val="17"/>
                </w:rPr>
                <w:t>김민수</w:t>
              </w:r>
            </w:ins>
            <w:r>
              <w:rPr>
                <w:sz w:val="17"/>
                <w:szCs w:val="17"/>
              </w:rPr>
              <w:t xml:space="preserve">, 고영석, </w:t>
            </w:r>
            <w:r>
              <w:rPr>
                <w:sz w:val="17"/>
                <w:szCs w:val="17"/>
              </w:rPr>
              <w:t>최우영</w:t>
            </w:r>
            <w:r>
              <w:rPr>
                <w:sz w:val="17"/>
                <w:szCs w:val="17"/>
              </w:rPr>
              <w:t xml:space="preserve">, </w:t>
            </w:r>
            <w:del w:id="163" w:author="HyoSang Hong" w:date="2026-10-20T19:30:00Z" w16du:dateUtc="2026-10-20T10:30:00Z">
              <w:r>
                <w:rPr>
                  <w:sz w:val="17"/>
                  <w:szCs w:val="17"/>
                </w:rPr>
                <w:delText>임규리</w:delText>
              </w:r>
            </w:del>
            <w:ins w:id="164" w:author="HyoSang Hong" w:date="2026-10-20T19:30:00Z" w16du:dateUtc="2026-10-20T10:30:00Z">
              <w:r>
                <w:rPr>
                  <w:sz w:val="17"/>
                  <w:szCs w:val="17"/>
                </w:rPr>
                <w:t>오희석</w:t>
              </w:r>
            </w:ins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30~60%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M3~M10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창원대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온톨로지·지식그래프·AAS·용어사전(김준)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M1~M9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경남TP</w:t>
            </w:r>
          </w:p>
        </w:tc>
        <w:tc>
          <w:tcPr>
            <w:tcW w:w="40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PMO·성과관리(</w:t>
            </w:r>
            <w:r>
              <w:rPr>
                <w:sz w:val="17"/>
                <w:szCs w:val="17"/>
              </w:rPr>
              <w:t>김영상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윤현성</w:t>
            </w:r>
            <w:r>
              <w:rPr>
                <w:sz w:val="17"/>
                <w:szCs w:val="17"/>
              </w:rPr>
              <w:t xml:space="preserve">, 제창수, </w:t>
            </w:r>
            <w:r>
              <w:rPr>
                <w:sz w:val="17"/>
                <w:szCs w:val="17"/>
              </w:rPr>
              <w:t>박현태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3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15~16%</w:t>
            </w:r>
          </w:p>
        </w:tc>
        <w:tc>
          <w:tcPr>
            <w:tcW w:w="26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M1~M12 (전 기간)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4-1] 분야·역할별 인력 투입계획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 xml:space="preserve">나. </w:t>
      </w:r>
      <w:r>
        <w:rPr>
          <w:b/>
          <w:bCs/>
          <w:color w:val="222222"/>
          <w:sz w:val="22"/>
          <w:szCs w:val="22"/>
        </w:rPr>
        <w:t>투입공수</w:t>
      </w:r>
      <w:r>
        <w:rPr>
          <w:b/>
          <w:bCs/>
          <w:color w:val="222222"/>
          <w:sz w:val="22"/>
          <w:szCs w:val="22"/>
        </w:rPr>
        <w:t>·실적 및 인력변경 관리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월별 </w:t>
      </w:r>
      <w:r>
        <w:t>투입공수</w:t>
      </w:r>
      <w:r>
        <w:t xml:space="preserve"> 계획(M/M)을 투입인력 계획서에 수립하고, 월간 인력 투입현황(계획 대비 실적)을 월간보고서로 제출함. 도입기업 인력 인건비(현물 282,450천원)는 참여율 기준 투입 실적을 근거로 정산함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인력 변경·대체 시 동등 이상의 자격·경력을 갖춘 인력으로 대체하며, 변경요청서를 통해 도입기업 총괄책임자 승인 후 기획기관에 통보하고 추진기관 변경 절차(필요 시)를 이행함. 인수인계 기간(최소 2주)을 두어 업무 연속성을 확보함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핵심 인력(책임자·PM·PL·온톨로지 연구책임자)은 사업 종료 시까지 안정적으로 투입·운영하여 사업의 연속성과 품질을 확보하며, 모든 참여인력은 보안서약서를 제출함</w:t>
      </w:r>
    </w:p>
    <w:p>
      <w:pPr>
        <w:pStyle w:val="2"/>
        <w:keepNext/>
        <w:spacing w:before="120" w:after="120"/>
      </w:pPr>
      <w:bookmarkStart w:id="18" w:name="h_18"/>
      <w:r>
        <w:t>(3) 품질관리</w:t>
      </w:r>
      <w:bookmarkEnd w:id="18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품질관리 체계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기획기관(경남TP) QA와 </w:t>
      </w:r>
      <w:r>
        <w:t>코난테크놀로지</w:t>
      </w:r>
      <w:r>
        <w:t xml:space="preserve"> 품질관리 담당(유진희·</w:t>
      </w:r>
      <w:r>
        <w:t>최성하</w:t>
      </w:r>
      <w:r>
        <w:t>)이 착수·분석·설계·구축·검증 단계별 품질관리 기준(단계별 산출물, 성과지표, 검증방법, 제출시기, 승인권자)을 사전 확정하고 단계별 산출물의 완성도와 현장 적용 가능성을 지속 점검함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주간점검(과업별 진행·데이터 확보·기술 이슈), 월간점검(</w:t>
      </w:r>
      <w:r>
        <w:t>진도율</w:t>
      </w:r>
      <w:r>
        <w:t>·인력·예산·산출물·성과지표 달성 가능성), 단계점검(마일스톤별 품질검토), 수시점검(일정 지연·성능 미달·데이터 품질 저하·연계 장애 등 위험 발생 시)을 운영하고 결과를 회의록·월간보고서·위험관리대장·조치결과서로 문서화함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분야별 품질지표·목표기준·측정·판정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1908"/>
        <w:gridCol w:w="1930"/>
        <w:gridCol w:w="2441"/>
        <w:gridCol w:w="2381"/>
      </w:tblGrid>
      <w:tr>
        <w:trPr>
          <w:cantSplit/>
          <w:tblHeader/>
        </w:trPr>
        <w:tc>
          <w:tcPr>
            <w:tcW w:w="97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분야</w:t>
            </w:r>
          </w:p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품질지표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목표기준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측정방법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판정 및 개선방법</w:t>
            </w:r>
          </w:p>
        </w:tc>
      </w:tr>
      <w:tr>
        <w:trPr>
          <w:cantSplit/>
        </w:trPr>
        <w:tc>
          <w:tcPr>
            <w:tcW w:w="978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SW·서비스</w:t>
            </w:r>
          </w:p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요구사항 반영률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요구사항 </w:t>
            </w:r>
            <w:r>
              <w:rPr>
                <w:sz w:val="17"/>
                <w:szCs w:val="17"/>
              </w:rPr>
              <w:t>추적표</w:t>
            </w:r>
            <w:r>
              <w:rPr>
                <w:sz w:val="17"/>
                <w:szCs w:val="17"/>
              </w:rPr>
              <w:t>(RTM) 기준 설계·구현·시험 매핑 확인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미반영</w:t>
            </w:r>
            <w:r>
              <w:rPr>
                <w:sz w:val="17"/>
                <w:szCs w:val="17"/>
              </w:rPr>
              <w:t xml:space="preserve"> 항목은 변경관리 절차로 처리 후 </w:t>
            </w:r>
            <w:r>
              <w:rPr>
                <w:sz w:val="17"/>
                <w:szCs w:val="17"/>
              </w:rPr>
              <w:t>재검증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결함 </w:t>
            </w:r>
            <w:r>
              <w:rPr>
                <w:sz w:val="17"/>
                <w:szCs w:val="17"/>
              </w:rPr>
              <w:t>조치율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치명·중대 결함 100% 조치, 경미 결함 95%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결함관리대장 기준 단위·통합·UAT 결함 등록·조치 추적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미조치</w:t>
            </w:r>
            <w:r>
              <w:rPr>
                <w:sz w:val="17"/>
                <w:szCs w:val="17"/>
              </w:rPr>
              <w:t xml:space="preserve"> 결함은 재시험 후 종료, 잔여 경미 결함은 운영지원 단계 조치 계획 수립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응답시간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일반 조회 3초 이내, AI 추론(고장탐구 어시스턴트) 30초 이내, 보고서 생성 30분 이내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 테스트 도구로 동시 사용자 조건(20명 이상)에서 측정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기준 미달 시 인덱스·캐시(Semantic Cache)·GPU 스케줄링 최적화 후 </w:t>
            </w:r>
            <w:r>
              <w:rPr>
                <w:sz w:val="17"/>
                <w:szCs w:val="17"/>
              </w:rPr>
              <w:t>재측정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고장탐구 시간당 생산성 </w:t>
            </w:r>
            <w:r>
              <w:rPr>
                <w:sz w:val="17"/>
                <w:szCs w:val="17"/>
              </w:rPr>
              <w:t>향상률</w:t>
            </w:r>
            <w:r>
              <w:rPr>
                <w:sz w:val="17"/>
                <w:szCs w:val="17"/>
              </w:rPr>
              <w:t xml:space="preserve"> / 납기 </w:t>
            </w:r>
            <w:r>
              <w:rPr>
                <w:sz w:val="17"/>
                <w:szCs w:val="17"/>
              </w:rPr>
              <w:t>단축률</w:t>
            </w:r>
            <w:r>
              <w:rPr>
                <w:sz w:val="17"/>
                <w:szCs w:val="17"/>
              </w:rPr>
              <w:t xml:space="preserve"> / AI </w:t>
            </w:r>
            <w:r>
              <w:rPr>
                <w:sz w:val="17"/>
                <w:szCs w:val="17"/>
              </w:rPr>
              <w:t>적용률</w:t>
            </w:r>
            <w:r>
              <w:rPr>
                <w:sz w:val="17"/>
                <w:szCs w:val="17"/>
              </w:rPr>
              <w:t>(KPI)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30% 이상 / 20% 이상 / 80%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MES/SFC 접수·착수·완료 기록, 납기이행 현황표, AI 처리 로그로 도입 전·후 동일 제품군 비교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미달 시 프로세스 개선·프롬프트·추천 품질 개선 후 </w:t>
            </w:r>
            <w:r>
              <w:rPr>
                <w:sz w:val="17"/>
                <w:szCs w:val="17"/>
              </w:rPr>
              <w:t>재측정</w:t>
            </w:r>
            <w:r>
              <w:rPr>
                <w:sz w:val="17"/>
                <w:szCs w:val="17"/>
              </w:rPr>
              <w:t>, 도입기업 책임자 확인서 첨부</w:t>
            </w:r>
          </w:p>
        </w:tc>
      </w:tr>
      <w:tr>
        <w:trPr>
          <w:cantSplit/>
        </w:trPr>
        <w:tc>
          <w:tcPr>
            <w:tcW w:w="978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AI 모델·데이터</w:t>
            </w:r>
          </w:p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기반 불량 예측 정확도(KPI)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90%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 케이스 100건 이상 샘플 및 hold-out 평가셋(20%) 대상 AI 예측 vs 엔지니어 최종 판정 비교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오류사례 DB 분석 → 지식그래프 </w:t>
            </w:r>
            <w:r>
              <w:rPr>
                <w:sz w:val="17"/>
                <w:szCs w:val="17"/>
              </w:rPr>
              <w:t>엣지</w:t>
            </w:r>
            <w:r>
              <w:rPr>
                <w:sz w:val="17"/>
                <w:szCs w:val="17"/>
              </w:rPr>
              <w:t xml:space="preserve"> 가중치·프롬프트·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 전략 개선 → 재평가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Top-3 추정 원인 적중률 / 유사 고장 사례 매칭 정확도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85%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hold-out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 xml:space="preserve"> 기준 정량 검증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인과관계 지식 보강(전문가 검증·이력 데이터 정량 보강) 후 재평가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온톨로지 도메인 </w:t>
            </w:r>
            <w:r>
              <w:rPr>
                <w:sz w:val="17"/>
                <w:szCs w:val="17"/>
              </w:rPr>
              <w:t>커버리지율</w:t>
            </w:r>
            <w:r>
              <w:rPr>
                <w:sz w:val="17"/>
                <w:szCs w:val="17"/>
              </w:rPr>
              <w:t>(KPI)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90% 이상 (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일관성 검사 통과 병행)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이력 샘플 500건 중 OWL2 클래스·관계로 완전 표현 가능한 비율 측정, Competency Question SPARQL 검증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미표현</w:t>
            </w:r>
            <w:r>
              <w:rPr>
                <w:sz w:val="17"/>
                <w:szCs w:val="17"/>
              </w:rPr>
              <w:t xml:space="preserve"> 사례 유형 분석 → 클래스·속성 추가(변경관리) → </w:t>
            </w:r>
            <w:r>
              <w:rPr>
                <w:sz w:val="17"/>
                <w:szCs w:val="17"/>
              </w:rPr>
              <w:t>재검증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제조데이터 표준(AAS) 수용도(KPI)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99%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SM-1~SM-5 필수 </w:t>
            </w:r>
            <w:r>
              <w:rPr>
                <w:sz w:val="17"/>
                <w:szCs w:val="17"/>
              </w:rPr>
              <w:t>SubmodelElement</w:t>
            </w:r>
            <w:r>
              <w:rPr>
                <w:sz w:val="17"/>
                <w:szCs w:val="17"/>
              </w:rPr>
              <w:t xml:space="preserve"> 충족 건수 비율, AASX Package Explorer로 IEC 63278-1 준수 자동 검증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미충족</w:t>
            </w:r>
            <w:r>
              <w:rPr>
                <w:sz w:val="17"/>
                <w:szCs w:val="17"/>
              </w:rPr>
              <w:t xml:space="preserve"> 항목은 코드 매핑 테이블 보완 후 </w:t>
            </w:r>
            <w:r>
              <w:rPr>
                <w:sz w:val="17"/>
                <w:szCs w:val="17"/>
              </w:rPr>
              <w:t>재검증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데이터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>(KPI) / 데이터 정합성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95% 이상 / 95%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del w:id="165" w:author="HyoSang Hong" w:date="2026-10-20T19:31:00Z" w16du:dateUtc="2026-10-20T10:31:00Z">
              <w:r>
                <w:rPr>
                  <w:sz w:val="17"/>
                  <w:szCs w:val="17"/>
                </w:rPr>
                <w:delText xml:space="preserve">ERP·MES </w:delText>
              </w:r>
            </w:del>
            <w:ins w:id="166" w:author="HyoSang Hong" w:date="2026-10-20T19:31:00Z" w16du:dateUtc="2026-10-20T10:31:00Z">
              <w:r>
                <w:rPr>
                  <w:sz w:val="17"/>
                  <w:szCs w:val="17"/>
                </w:rPr>
                <w:t>SFC</w:t>
              </w:r>
            </w:ins>
            <w:r>
              <w:rPr>
                <w:sz w:val="17"/>
                <w:szCs w:val="17"/>
              </w:rPr>
              <w:t xml:space="preserve">원천 발생 수량 대비 DB(Redis 등) 최종 저장 수량 비교, 형식·범위·정합성 검증 규칙 </w:t>
            </w:r>
            <w:r>
              <w:rPr>
                <w:sz w:val="17"/>
                <w:szCs w:val="17"/>
              </w:rPr>
              <w:t>통과율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결측·이상치·코드 불일치 원인 분석 후 어댑터·파싱 규칙 보정, 정제 이력 관리</w:t>
            </w:r>
          </w:p>
        </w:tc>
      </w:tr>
      <w:tr>
        <w:trPr>
          <w:cantSplit/>
        </w:trPr>
        <w:tc>
          <w:tcPr>
            <w:tcW w:w="978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현장실증</w:t>
            </w:r>
          </w:p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결과 엔지니어 </w:t>
            </w:r>
            <w:r>
              <w:rPr>
                <w:sz w:val="17"/>
                <w:szCs w:val="17"/>
              </w:rPr>
              <w:t>승인율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80%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HITL 워크플로우의 승인/반려/보완요청 이력 분석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반려 사유 분석 → 모델·지식베이스 개선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보고서 작성 시간 </w:t>
            </w:r>
            <w:r>
              <w:rPr>
                <w:sz w:val="17"/>
                <w:szCs w:val="17"/>
              </w:rPr>
              <w:t>절감률</w:t>
            </w:r>
            <w:r>
              <w:rPr>
                <w:sz w:val="17"/>
                <w:szCs w:val="17"/>
              </w:rPr>
              <w:t xml:space="preserve"> / 검색 시간 </w:t>
            </w:r>
            <w:r>
              <w:rPr>
                <w:sz w:val="17"/>
                <w:szCs w:val="17"/>
              </w:rPr>
              <w:t>단축률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70% 이상 / 80%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수기 작성(평균 2시간) 대비 AI 생성·확정 소요시간 측정, 기술 문서 검색 소요시간 측정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템플릿·추천 질문 개선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만족도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4.0/5.0 이상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UAT 및 교육 후 설문조사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불만족 영역 추가 교육·UI 개선</w:t>
            </w:r>
          </w:p>
        </w:tc>
      </w:tr>
      <w:tr>
        <w:trPr>
          <w:cantSplit/>
        </w:trPr>
        <w:tc>
          <w:tcPr>
            <w:tcW w:w="978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운영·보안</w:t>
            </w:r>
          </w:p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서비스 </w:t>
            </w:r>
            <w:r>
              <w:rPr>
                <w:sz w:val="17"/>
                <w:szCs w:val="17"/>
              </w:rPr>
              <w:t>가용률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99% 이상(시범운영 기간)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K8s 모니터링·운영 대시보드 장애 로그 기반 산정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 원인분석·재발방지대책 수립, 장애관리대장 기록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보안 점검 적합률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취약점 점검 상·중 위험 0건, </w:t>
            </w:r>
            <w:r>
              <w:rPr>
                <w:sz w:val="17"/>
                <w:szCs w:val="17"/>
              </w:rPr>
              <w:t>자체보안관리진단표</w:t>
            </w:r>
            <w:r>
              <w:rPr>
                <w:sz w:val="17"/>
                <w:szCs w:val="17"/>
              </w:rPr>
              <w:t xml:space="preserve"> 전 항목 적합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취약점 점검 도구 및 </w:t>
            </w:r>
            <w:r>
              <w:rPr>
                <w:sz w:val="17"/>
                <w:szCs w:val="17"/>
              </w:rPr>
              <w:t>자체보안관리진단표</w:t>
            </w:r>
            <w:r>
              <w:rPr>
                <w:sz w:val="17"/>
                <w:szCs w:val="17"/>
              </w:rPr>
              <w:t xml:space="preserve"> 점검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미흡 항목 즉시 조치 후 재점검</w:t>
            </w:r>
          </w:p>
        </w:tc>
      </w:tr>
      <w:tr>
        <w:trPr>
          <w:cantSplit/>
        </w:trPr>
        <w:tc>
          <w:tcPr>
            <w:tcW w:w="978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19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외부 API </w:t>
            </w:r>
            <w:r>
              <w:rPr>
                <w:sz w:val="17"/>
                <w:szCs w:val="17"/>
              </w:rPr>
              <w:t>미호출</w:t>
            </w:r>
            <w:r>
              <w:rPr>
                <w:sz w:val="17"/>
                <w:szCs w:val="17"/>
              </w:rPr>
              <w:t xml:space="preserve"> / 감사로그 </w:t>
            </w:r>
            <w:r>
              <w:rPr>
                <w:sz w:val="17"/>
                <w:szCs w:val="17"/>
              </w:rPr>
              <w:t>기록률</w:t>
            </w:r>
          </w:p>
        </w:tc>
        <w:tc>
          <w:tcPr>
            <w:tcW w:w="193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외부 호출 0건 / 100%</w:t>
            </w:r>
          </w:p>
        </w:tc>
        <w:tc>
          <w:tcPr>
            <w:tcW w:w="24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네트워크 </w:t>
            </w:r>
            <w:r>
              <w:rPr>
                <w:sz w:val="17"/>
                <w:szCs w:val="17"/>
              </w:rPr>
              <w:t>아웃바운드</w:t>
            </w:r>
            <w:r>
              <w:rPr>
                <w:sz w:val="17"/>
                <w:szCs w:val="17"/>
              </w:rPr>
              <w:t xml:space="preserve"> 로그 검사, Audit Log 샘플 점검</w:t>
            </w:r>
          </w:p>
        </w:tc>
        <w:tc>
          <w:tcPr>
            <w:tcW w:w="238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위반 시 정책 엔진·네트워크 정책 보정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4-2] 분야별 품질지표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lastRenderedPageBreak/>
        <w:t>다. 품질 개선 방법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주요 품질 이슈는 원인분석 → 개선조치 → 재발방지대책 → 조치 완료 확인까지 폐쇄형(Closed-loop)으로 관리하며, 보완관리대장에 담당기관·조치기한·조치결과를 기록함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AI 응답의 정확성·출처 제시 여부·응답시간·오류 발생률·사용자 만족도를 정기 분석하여 모델과 지식베이스를 개선하고, AI 예측과 엔지니어 판정 불일치 사례는 오류사례 DB로 관리함</w:t>
      </w:r>
    </w:p>
    <w:p>
      <w:pPr>
        <w:pStyle w:val="2"/>
        <w:keepNext/>
        <w:spacing w:before="120" w:after="120"/>
      </w:pPr>
      <w:bookmarkStart w:id="19" w:name="h_19"/>
      <w:r>
        <w:t>(4) 형상 및 변경관리</w:t>
      </w:r>
      <w:bookmarkEnd w:id="19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형상관리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2891"/>
        <w:gridCol w:w="4241"/>
        <w:gridCol w:w="1446"/>
      </w:tblGrid>
      <w:tr>
        <w:trPr>
          <w:cantSplit/>
          <w:tblHeader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형상항목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관리 대상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버전·기준선 관리 방법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소스코드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응용 SW, Agent 워크플로우, 파이프라인·어댑터 코드, </w:t>
            </w:r>
            <w:r>
              <w:rPr>
                <w:sz w:val="17"/>
                <w:szCs w:val="17"/>
              </w:rPr>
              <w:t>IaC</w:t>
            </w:r>
            <w:r>
              <w:rPr>
                <w:sz w:val="17"/>
                <w:szCs w:val="17"/>
              </w:rPr>
              <w:t>·배포 스크립트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Git 저장소(브랜치 전략: main/develop/feature), 태그 기반 릴리스 버전(v1.0.0 Semantic Versioning), 코드 리뷰 후 병합, CI/</w:t>
            </w:r>
            <w:r>
              <w:rPr>
                <w:sz w:val="17"/>
                <w:szCs w:val="17"/>
              </w:rPr>
              <w:t>CD·GitOps</w:t>
            </w:r>
            <w:r>
              <w:rPr>
                <w:sz w:val="17"/>
                <w:szCs w:val="17"/>
              </w:rPr>
              <w:t xml:space="preserve"> 자동 배포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코난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AI 모델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Konan LLM 모델·파인튜닝 가중치, 그래프 임베딩 모델(Node2Vec/TransE), 프롬프트 템플릿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 Studio(LLMOps) 모델 레지스트리로 버전·평가 결과·배포 이력 관리, 검증 완료 모델만 배포, 롤백 가능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파일(.owl/.</w:t>
            </w:r>
            <w:r>
              <w:rPr>
                <w:sz w:val="17"/>
                <w:szCs w:val="17"/>
              </w:rPr>
              <w:t>ttl</w:t>
            </w:r>
            <w:r>
              <w:rPr>
                <w:sz w:val="17"/>
                <w:szCs w:val="17"/>
              </w:rPr>
              <w:t xml:space="preserve">), KG 덤프, 벡터DB 색인, AAS 서브모델(AASX), 용어사전, 코드 매핑 테이블, </w:t>
            </w:r>
            <w:r>
              <w:rPr>
                <w:sz w:val="17"/>
                <w:szCs w:val="17"/>
              </w:rPr>
              <w:t>평가셋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 xml:space="preserve"> 데이터 버전관리(등록·수정·재생성 이력), 온톨로지 분기별 버전(Change Control), 데이터 변경 시 버전·변경자·일자·사유·승인내역 기록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창원대, 코난, 애버커스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설정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K8s </w:t>
            </w:r>
            <w:r>
              <w:rPr>
                <w:sz w:val="17"/>
                <w:szCs w:val="17"/>
              </w:rPr>
              <w:t>ConfigMap</w:t>
            </w:r>
            <w:r>
              <w:rPr>
                <w:sz w:val="17"/>
                <w:szCs w:val="17"/>
              </w:rPr>
              <w:t>/Secret, 정책 엔진(OPA) 정책, 가드레일 규칙, RBAC 정책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Git 기반 설정 관리(Secret은 암호화 저장), 정책 변경 이력·롤백 지원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배포본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컨테이너 이미지, 릴리스 패키지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이미지 레지스트리 태그 관리, 릴리스 노트, 운영 반영 전 </w:t>
            </w:r>
            <w:r>
              <w:rPr>
                <w:sz w:val="17"/>
                <w:szCs w:val="17"/>
              </w:rPr>
              <w:t>스테이징</w:t>
            </w:r>
            <w:r>
              <w:rPr>
                <w:sz w:val="17"/>
                <w:szCs w:val="17"/>
              </w:rPr>
              <w:t xml:space="preserve"> 검증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코난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주요 산출물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계획서·설계서·시험결과서·매뉴얼 등 관리·개발산출물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산출물 관리대장(문서번호·버전·작성자·검토자·승인자·일자), 단계 종료 시 기준선 설정, 온라인 협업 플랫폼 이력 관리</w:t>
            </w:r>
          </w:p>
        </w:tc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 PM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4-3] 형상관리 계획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변경관리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변경 절차: 변경요청서 작성(</w:t>
      </w:r>
      <w:r>
        <w:t>요청자</w:t>
      </w:r>
      <w:r>
        <w:t>) → 영향도 분석(일정·비용·품질·범위, 코난 PM) → 변경심의(도입기업 총괄책임자·공급기업 책임자·기획기관) → 승인/반려 → 승인된 사항만 기준선 반영 → 변경관리대장 기록 및 관련 산출물 갱신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변경 등급: 경미(산출물 내부 수정, PM 승인) / 보통(일정·기능 변경, 변경심의 승인) / 중대(사업 범위·예산·핵심 인력 변경, 추진기관 변경 절차 이행)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lastRenderedPageBreak/>
        <w:t>온톨로지·지식그래프 변경은 신규 고장 유형 발생 시 클래스 추가와 KG 노드 생성이 순차적으로 이루어지도록 분기별 온톨로지 변경관리(Change Control) 절차를 운영하고, FMEA·FRACAS 데이터 연계 반자동 갱신 체계를 적용함</w:t>
      </w:r>
    </w:p>
    <w:p>
      <w:pPr>
        <w:pStyle w:val="2"/>
        <w:keepNext/>
        <w:spacing w:before="120" w:after="120"/>
      </w:pPr>
      <w:bookmarkStart w:id="20" w:name="h_20"/>
      <w:r>
        <w:t>(5) 위험 및 이슈관리</w:t>
      </w:r>
      <w:bookmarkEnd w:id="20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관리 절차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식별(참여기관 전원, 상시) → 평가(발생 가능성 × 영향도, 3×3 매트릭스: 상/중/하) → 대응계획 수립(회피·완화·전가·수용) → 조치·추적(위험관리대장, 주간 점검) → 종결. 발생한 위험은 이슈로 전환하여 이슈관리대장에서 담당자·기한·조치결과를 관리함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중대 위험(상 등급) 또는 마일스톤에 영향을 미치는 이슈는 긴급 현안 합동회의를 즉시 개최하고 기획기관을 통해 추진기관에 보고함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예상 위험 및 대응방안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2361"/>
        <w:gridCol w:w="1074"/>
        <w:gridCol w:w="3887"/>
        <w:gridCol w:w="1705"/>
      </w:tblGrid>
      <w:tr>
        <w:trPr>
          <w:cantSplit/>
          <w:tblHeader/>
        </w:trPr>
        <w:tc>
          <w:tcPr>
            <w:tcW w:w="61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예상 위험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등급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대응방안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</w:t>
            </w:r>
          </w:p>
        </w:tc>
      </w:tr>
      <w:tr>
        <w:trPr>
          <w:cantSplit/>
        </w:trPr>
        <w:tc>
          <w:tcPr>
            <w:tcW w:w="611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관리적</w:t>
            </w:r>
          </w:p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방산 보안 규제로 인한 데이터 제공 지연·범위 축소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상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제공 단계별 진행(비식별화 처리 → 파일럿 데이터 → 정식 파이프라인), 기밀 등급 분류 및 등급별 열람 권한 사전 합의, 온프레미스 처리 원칙 준수, 착수 시 데이터 제공 일정 확정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영풍전자, 코난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숙련 엔지니어 참여 시간 확보 어려움(생산 일정 충돌)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숙련자</w:t>
            </w:r>
            <w:r>
              <w:rPr>
                <w:sz w:val="17"/>
                <w:szCs w:val="17"/>
              </w:rPr>
              <w:t xml:space="preserve"> 10명×20h 참여 계획을 생산 일정과 연계하여 사전 배정, 템플릿 기반 지식 작성으로 참여 효율화, 검증 책임자 5명 지정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다기관 컨소시엄 간 인터페이스·역할 불일치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검색 인터페이스 명세(API Spec) 조기 확정, 기술협의회 수시 운영, R&amp;R표 기준 책임 명확화, 기획기관 조율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 PM, 경남TP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HW 납기 지연으로 인한 구현 착수 지연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협약 직후 발주, 납기 모니터링, 지연 시 코난 개발환경에서 선행 개발 후 이관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611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기술적</w:t>
            </w:r>
          </w:p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체계업체 소스코드·체계 회로 미공유로 인한 추론 범위 한계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상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인과추론 범위를 영풍전자 설계·제조 책임 범위(PBA·유닛 내부)로 한정, :</w:t>
            </w:r>
            <w:r>
              <w:rPr>
                <w:sz w:val="17"/>
                <w:szCs w:val="17"/>
              </w:rPr>
              <w:t>ExternalInterface</w:t>
            </w:r>
            <w:r>
              <w:rPr>
                <w:sz w:val="17"/>
                <w:szCs w:val="17"/>
              </w:rPr>
              <w:t xml:space="preserve"> 경계 노드 도입 및 내·외부 원인 2단 분기 추론(SWRL R4), 펌웨어 버전 메타데이터 수준 대응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창원대, 코난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고장탐구 이력 데이터 품질 저하(비정형·비표준 표기)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NER 전처리 및 용어사전 동의어 매핑, 데이터 품질 검증 규칙(형식·범위·정합성), 자동 정제+수동 검증 병행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애버커스, 창원대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LLM Hallucination 및 추론 정확도 미달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상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Graph-RAG 컨텍스트 결합(근거 경로·출처 병기), 신뢰도 점수·답변 보류 메커니즘, hold-out 평가 기반 반복 개선, HITL 검증 워크플로우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 xml:space="preserve">미관측 신규 고장 유형에 대한 </w:t>
            </w:r>
            <w:r>
              <w:rPr>
                <w:sz w:val="17"/>
                <w:szCs w:val="17"/>
              </w:rPr>
              <w:t>콜드스타트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그래프 임베딩(Node2Vec/TransE) 유사도 기반 인접 사례 검색, 신규 사례 승인 시 KG 자동 반영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창원대, 코난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OCR 기반 회로도·스캔 문서 인식 정확도 부족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OCR + Schematic Symbol Recognition 적용, 승인도면 우선 처리, 인식 오류 수동 보정 절차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온프레미스 GPU 자원 부족에 따른 성능 저하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RTX Pro 6000(96GB)×2 추론 서버 및 GPU 스케줄링, Semantic Cache, 모델 라우팅·Quota 관리, 성능 테스트 기반 튜닝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애버커스</w:t>
            </w:r>
          </w:p>
        </w:tc>
      </w:tr>
      <w:tr>
        <w:trPr>
          <w:cantSplit/>
        </w:trPr>
        <w:tc>
          <w:tcPr>
            <w:tcW w:w="611" w:type="dxa"/>
            <w:vMerge w:val="restart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운영적</w:t>
            </w:r>
          </w:p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현장 사용자 수용성 부족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단계적 적용(비인가 검사 → 인가 검사 → 핵심 추론), 사용자 중심 UI/UX, 역할별 맞춤 교육, AI TF 중심 변화관리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영풍전자, 코난</w:t>
            </w:r>
          </w:p>
        </w:tc>
      </w:tr>
      <w:tr>
        <w:trPr>
          <w:cantSplit/>
        </w:trPr>
        <w:tc>
          <w:tcPr>
            <w:tcW w:w="611" w:type="dxa"/>
            <w:vMerge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/>
        </w:tc>
        <w:tc>
          <w:tcPr>
            <w:tcW w:w="236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사업 종료 후 운영 역량 미확보</w:t>
            </w:r>
          </w:p>
        </w:tc>
        <w:tc>
          <w:tcPr>
            <w:tcW w:w="107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중</w:t>
            </w:r>
          </w:p>
        </w:tc>
        <w:tc>
          <w:tcPr>
            <w:tcW w:w="388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운영자 교육·매뉴얼, AI TF → 정식 AI 개발팀 전환 계획, 1년 무상 하자보수 및 기획기관 사후관리 협의체</w:t>
            </w:r>
          </w:p>
        </w:tc>
        <w:tc>
          <w:tcPr>
            <w:tcW w:w="170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코난, 경남TP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4-4] 위험 식별 및 대응방안</w:t>
      </w:r>
    </w:p>
    <w:p>
      <w:pPr>
        <w:pStyle w:val="2"/>
        <w:keepNext/>
        <w:spacing w:before="120" w:after="120"/>
      </w:pPr>
      <w:bookmarkStart w:id="21" w:name="h_21"/>
      <w:r>
        <w:t>(6) 의사소통 및 보고관리</w:t>
      </w:r>
      <w:bookmarkEnd w:id="21"/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「2-(3) </w:t>
      </w:r>
      <w:r>
        <w:t>의사소통계획표」에</w:t>
      </w:r>
      <w:r>
        <w:t xml:space="preserve"> 따라 사업현황·진척·품질·위험·이슈를 공유하며, 주간보고(실무회의) → 월간보고(PMO 운영회의) → 단계보고(품질검토회의) → 최종보고의 보고 체계를 운영함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보고서 표준 양식(주간·월간·단계)을 착수 시 확정하고, 월간보고서에는 </w:t>
      </w:r>
      <w:r>
        <w:t>진척률</w:t>
      </w:r>
      <w:r>
        <w:t>, 인력 투입, 산출물 현황, 품질지표, 위험·이슈, 변경사항, 차월 계획을 포함함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의사결정 사항은 회의록에 결정 내용·결정자·근거·조치 담당·기한을 기록하고, 조치사항은 이슈관리대장에서 완료 시까지 추적하며 차기 회의에서 이행 여부를 확인함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온라인 협업 플랫폼으로 산출물·회의록·대장을 공유하되, 방산 기밀 자료는 보안 등급별 접근 권한을 적용하고 외부 반출을 제한함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기획기관은 정기(분기) 및 요청 시 추진기관에 추진현황·성과를 보고하고, 긴급 현안 발생 시 도입기업·공급기업·기획기관 합동회의를 즉시 개최함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22" w:name="h_22"/>
      <w:r>
        <w:lastRenderedPageBreak/>
        <w:t>5. AI 응용제품 개발·구축 계획</w:t>
      </w:r>
      <w:bookmarkEnd w:id="22"/>
    </w:p>
    <w:p>
      <w:pPr>
        <w:pStyle w:val="2"/>
        <w:keepNext/>
        <w:spacing w:before="120" w:after="120"/>
      </w:pPr>
      <w:bookmarkStart w:id="23" w:name="h_23"/>
      <w:r>
        <w:t>(1) AI 응용제품 개발범위 및 구성</w:t>
      </w:r>
      <w:bookmarkEnd w:id="23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적용 업무·공정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적용 공정: PBA 회로카드조립체 제조·납품·사후관리 10단계 중 ⑥ 불량판정 제품 고장탐구(제품기술팀) 및 ⑨ 고객불만 접수 고장탐구 단계 — 제품 육안검사, SFC 사내불량 등록, 도면·회로도·검사절차·계측기 기반 고장탐구, 수리 후 고장탐구 보고서 작성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AS-IS: 부품 육안검사 → 시험절차서 순서 검사 → 회로도 분석 → 계측기 진단 → 고장부품 식별·교환 → 보고서 수기 작성의 전(全) 과정을 숙련 엔지니어가 수작업으로 수행(숙련도별 6.0~8.6시간)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TO-BE: ① AI 기반 전원 비인가 검사 → ② AI+엔지니어 협업 전원 인가 검사 → ③ AI 고장탐구 핵심 추론(추정 원인·의심 부품·확인 절차·시정조치) → ④ 고장탐구 결과서 자동 출력(FA Report·품질검사보고서·MRB) → ⑤ LLM/RAG 기반 회로도·데이터시트·고장 이력 통합 검색, Human-in-the-Loop 검증·승인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서비스 범위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928"/>
        <w:gridCol w:w="5494"/>
        <w:gridCol w:w="771"/>
        <w:gridCol w:w="963"/>
      </w:tblGrid>
      <w:tr>
        <w:trPr>
          <w:cantSplit/>
          <w:tblHeader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No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AI 서비스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서비스 개요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테마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AI 수준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회로카드조립체(PBA) 고장탐구 AI 어시스턴트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 증상 자연어 입력 → LLM 해석 → RAG(회로도·시험절차서·데이터시트·고장 이력) 통합 검색 → 지식그래프 인과관계 추론 → ① 추정 원인 목록 ② 의심 부품 범위/지정 ③ 확인 절차(계측 포인트) ④ 시정조치 제안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Ⅱ-2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전원 비인가 상태 검사 지원 Agent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부품 BOM·회로 영역·과거 불량 이력 기반 맞춤형 외관 불량 체크리스트 자동 생성, Reference Designator 입력 시 부품 위치·사양·주의사항 제공, 검사 결과 이상 패턴 분석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Ⅱ-2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전원 인가 상태 검사 지원 Agent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시험절차서(ATP/ATE) RAG 검색으로 검사 순서·측정 포인트·정상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단계별 안내, </w:t>
            </w:r>
            <w:r>
              <w:rPr>
                <w:sz w:val="17"/>
                <w:szCs w:val="17"/>
              </w:rPr>
              <w:t>실측값</w:t>
            </w:r>
            <w:r>
              <w:rPr>
                <w:sz w:val="17"/>
                <w:szCs w:val="17"/>
              </w:rPr>
              <w:t xml:space="preserve"> 자동 비교(정상/이상/경계), 신호 흐름 기반 고장 전파 경로 분석, SW 버전 불일치 확인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Ⅱ-2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유사 고장 사례 매칭 Agent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증상·구성품·부품·회로 영역·고장모드 다차원 유사도(Vector DB + KG 구조 유사도) 기반 Top-N 유사 사례 자동 검색·순위화, 원인·조치·소요시간·재발 여부 제공, 반복 고장 패턴 경고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Ⅱ-2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Human-in-the-Loop 기반 협업 체계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초안 생성 → 엔지니어 검토·수정 → 최종 승인의 3단계 워크플로우, 항목별 편집 인터페이스, 수정 내역 축적 및 </w:t>
            </w:r>
            <w:r>
              <w:rPr>
                <w:sz w:val="17"/>
                <w:szCs w:val="17"/>
              </w:rPr>
              <w:t>KG·VectorDB</w:t>
            </w:r>
            <w:r>
              <w:rPr>
                <w:sz w:val="17"/>
                <w:szCs w:val="17"/>
              </w:rPr>
              <w:t xml:space="preserve"> 정기 갱신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Ⅱ-2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보고서 자동 생성 Agent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고장분석보고서(FA Report)·품질검사보고서·MRB 보고서 템플릿 기반 자동 생성(PDF/DOCX), 시각자료 자동 삽입, 고장 분류 코드·출처 자동 첨부, 버전 관리·Diff·디지털 서명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Ⅲ-4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5단계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질의응답(Q&amp;A)을 위한 범용 챗봇 서비스</w:t>
            </w:r>
          </w:p>
        </w:tc>
        <w:tc>
          <w:tcPr>
            <w:tcW w:w="549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부품 사양·검사 기준·규격 해석·회로 동작 원리·성능 불량 질의에 출처 명시·신뢰도 점수와 함께 답변, Query Router(AI 에이전트/Function/단순 LLM/RAG/Graph-RAG/업무시스템 DB View) 분기, 답변 보류 메커니즘, RBAC 접근 제어, 멀티턴 대화</w:t>
            </w:r>
          </w:p>
        </w:tc>
        <w:tc>
          <w:tcPr>
            <w:tcW w:w="7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Ⅲ-4</w:t>
            </w:r>
          </w:p>
        </w:tc>
        <w:tc>
          <w:tcPr>
            <w:tcW w:w="96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4단계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lastRenderedPageBreak/>
        <w:t>[표 5-1] AI 서비스 범위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전체 구성(서비스·모델·데이터·인프라)</w:t>
      </w:r>
    </w:p>
    <w:p>
      <w:pPr>
        <w:spacing w:before="60" w:after="100" w:line="300" w:lineRule="auto"/>
        <w:jc w:val="both"/>
      </w:pPr>
      <w:r>
        <w:t>본 AI 응용제품은 PBA 제조 현장의 MES·ERP·검사장비·문서 등 이기종 데이터를 프로토콜 기반으로 수집하고, 룰 기반 표준화와 메타화·온톨로지 연결을 통해 지식을 자산화한 뒤, 멀티모달 RAG·보고서 자동화·Agent 기반 업무 자동화를 제공하는 Kubernetes 기반 통합 제조 AI 플랫폼으로 구성됨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계층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구성요소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내용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L5. 사용자 인터페이스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추론 엔진 UI, 전문 AI Agent 군 UI, 대시보드, 운영 대시보드·Agent Builder·AgentOps·권한 관리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자연어 Q&amp;A·AI Agent 실행·보고서 조회·승인 UI, 관리자 기능(Agent 관리·정책 설정·운영 모니터링)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L4. 서비스 로직(AI Agent)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추론 엔진, 전문 AI Agent 군, RAG 검색/생성, 답변/보고서 생성, 업무 자동화, AI 오케스트레이션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 진단·분석·보고서 생성·모니터링 Agent가 데이터·정책 기반 자동 의사결정 수행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L3. 검색/생성(LLM+RAG)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Vector 영역(Konan RAG 벡터DB·임베딩), Ontology 영역(Graph DB·OWL/RDF), Hybrid RAG, Konan LLM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벡터 유사도 + 온톨로지 관계 기반 그래프 탐색 결합(Graph-RAG), 출처 제공·Hallucination 방지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L2. 지식/데이터(온톨로지+표준화)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데이터 처리(ETL·코드/단위 표준화·품질 검증·메타데이터·온톨로지 매핑), 지식 자산화, 저장소(Graph </w:t>
            </w:r>
            <w:r>
              <w:rPr>
                <w:sz w:val="17"/>
                <w:szCs w:val="17"/>
              </w:rPr>
              <w:t>DB·Vector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DB·Analytical</w:t>
            </w:r>
            <w:r>
              <w:rPr>
                <w:sz w:val="17"/>
                <w:szCs w:val="17"/>
              </w:rPr>
              <w:t xml:space="preserve"> DB·객체 저장소)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AAS 서브모델 저장소, PBA 용어사전, 고장탐구 지식그래프(Neo4j), 기술문서 벡터DB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L1. 데이터 수집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수집소스(ERP·MES·검사장비·문서/도면/CSV), 멀티 프로토콜 수집(REST API·MQTT/</w:t>
            </w:r>
            <w:r>
              <w:rPr>
                <w:sz w:val="17"/>
                <w:szCs w:val="17"/>
              </w:rPr>
              <w:t>Kafka·OPC-UA·SFTP·DB</w:t>
            </w:r>
            <w:r>
              <w:rPr>
                <w:sz w:val="17"/>
                <w:szCs w:val="17"/>
              </w:rPr>
              <w:t xml:space="preserve"> Connector), 데이터 어댑터, 표준 수집 형태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인터페이스 분리(ISP)·어댑터 패턴 기반 고가용성 수집 파이프라인, 실시간·배치 수집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보안/인증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통합 인증(SSO), RBAC, 감사 로그, 정책 엔진(프롬프트 가드레일·데이터 거버넌스)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방산 보안 등급별 접근 권한, Audit/Approval Log</w:t>
            </w:r>
          </w:p>
        </w:tc>
      </w:tr>
      <w:tr>
        <w:trPr>
          <w:cantSplit/>
        </w:trPr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플랫폼 인프라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Kubernetes, API Gateway/Service Mesh, GPU Accelerator, Monitoring/Logging</w:t>
            </w:r>
          </w:p>
        </w:tc>
        <w:tc>
          <w:tcPr>
            <w:tcW w:w="385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컨테이너 오케스트레이션, </w:t>
            </w:r>
            <w:r>
              <w:rPr>
                <w:sz w:val="17"/>
                <w:szCs w:val="17"/>
              </w:rPr>
              <w:t>오토스케일링</w:t>
            </w:r>
            <w:r>
              <w:rPr>
                <w:sz w:val="17"/>
                <w:szCs w:val="17"/>
              </w:rPr>
              <w:t>, CI/</w:t>
            </w:r>
            <w:r>
              <w:rPr>
                <w:sz w:val="17"/>
                <w:szCs w:val="17"/>
              </w:rPr>
              <w:t>CD·GitOps</w:t>
            </w:r>
            <w:r>
              <w:rPr>
                <w:sz w:val="17"/>
                <w:szCs w:val="17"/>
              </w:rPr>
              <w:t>, 통합 모니터링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5-2] AI 응용제품 전체 구성(AI SW 구성도 L1~L5)</w:t>
      </w:r>
    </w:p>
    <w:p>
      <w:pPr>
        <w:pStyle w:val="2"/>
        <w:keepNext/>
        <w:spacing w:before="120" w:after="120"/>
      </w:pPr>
      <w:bookmarkStart w:id="24" w:name="h_24"/>
      <w:r>
        <w:t>(2) AI 서비스·모델·데이터 개발계획</w:t>
      </w:r>
      <w:bookmarkEnd w:id="24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AI 서비스 기능 개발계획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928"/>
        <w:gridCol w:w="1928"/>
        <w:gridCol w:w="2409"/>
      </w:tblGrid>
      <w:tr>
        <w:trPr>
          <w:cantSplit/>
          <w:tblHeader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AI 서비스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기능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입력 데이터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출력 결과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개발 방법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고장탐구 AI 어시스턴트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자연어 고장 현상 입력·해석(온톨로지 표준 개념 매핑, 동의어 </w:t>
            </w:r>
            <w:r>
              <w:rPr>
                <w:sz w:val="17"/>
                <w:szCs w:val="17"/>
              </w:rPr>
              <w:t>시맨틱</w:t>
            </w:r>
            <w:r>
              <w:rPr>
                <w:sz w:val="17"/>
                <w:szCs w:val="17"/>
              </w:rPr>
              <w:t xml:space="preserve"> 확장), RAG 통합 검색, KG 인과관계 추론, 구조화된 분석 결과 제공, 멀티모달(</w:t>
            </w:r>
            <w:r>
              <w:rPr>
                <w:sz w:val="17"/>
                <w:szCs w:val="17"/>
              </w:rPr>
              <w:t>OCR+Schematic</w:t>
            </w:r>
            <w:r>
              <w:rPr>
                <w:sz w:val="17"/>
                <w:szCs w:val="17"/>
              </w:rPr>
              <w:t xml:space="preserve"> Symbol Recognition) 분석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고장 증상 자연어, 회로도, 부품 데이터시트, 시험절차서, </w:t>
            </w:r>
            <w:r>
              <w:rPr>
                <w:sz w:val="17"/>
                <w:szCs w:val="17"/>
              </w:rPr>
              <w:t>계측값</w:t>
            </w:r>
            <w:r>
              <w:rPr>
                <w:sz w:val="17"/>
                <w:szCs w:val="17"/>
              </w:rPr>
              <w:t>(DVM·오실로스코프 파형), SW 버전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① 추정 원인 목록(신뢰도 포함) ② 의심 부품 범위/지정 ③ 확인 절차 ④ 시정조치 제안 ⑤ FA Report 초안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추론 4단계 명세(NER+용어사전 → </w:t>
            </w:r>
            <w:r>
              <w:rPr>
                <w:sz w:val="17"/>
                <w:szCs w:val="17"/>
              </w:rPr>
              <w:t>ExternalInterface</w:t>
            </w:r>
            <w:r>
              <w:rPr>
                <w:sz w:val="17"/>
                <w:szCs w:val="17"/>
              </w:rPr>
              <w:t xml:space="preserve"> 경계 점검 → Cypher k-hop(≤3) 인과경로 탐색 → 후보 스코어링·Top-N), 스코어 = α·confidence + β·사례 가중치 + </w:t>
            </w:r>
            <w:r>
              <w:rPr>
                <w:sz w:val="17"/>
                <w:szCs w:val="17"/>
              </w:rPr>
              <w:t>γ·successRate</w:t>
            </w:r>
            <w:r>
              <w:rPr>
                <w:sz w:val="17"/>
                <w:szCs w:val="17"/>
              </w:rPr>
              <w:t>(hold-out으로 가중치 튜닝)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전원 비인가 검사 Agent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맞춤형 외관 불량 체크리스트 자동 생성, 부품 위치식별, 검사 결과 입력·이상 패턴 분석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PBA 품번·구성품, BOM, 과거 동일 제품군 고장 이력, 데이터시트(MSL·극성), 회로도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체크리스트(빈발 불량 우선), 부품 위치·주의사항, 후속 점검 영역 추천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 기반 체크리스트 동적 생성, KG 부품-불량모드 관계 탐색, 이력 통계 기반 빈발 불량 추출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전원 인가 검사 Agent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시험절차서 기반 단계별 검사 가이드, 측정값 실시간 비교·이상 판단, 신호 흐름 기반 고장 전파 경로 분석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PBA 품번, 시험절차서(ATP/ATE), 회로도, </w:t>
            </w:r>
            <w:r>
              <w:rPr>
                <w:sz w:val="17"/>
                <w:szCs w:val="17"/>
              </w:rPr>
              <w:t>실측값</w:t>
            </w:r>
            <w:r>
              <w:rPr>
                <w:sz w:val="17"/>
                <w:szCs w:val="17"/>
              </w:rPr>
              <w:t>(전압·전류·파형·주파수), SW 버전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 순서·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안내, 정상/이상/경계 판별, 의심 회로·부품 목록, upstream/downstream 전파 경로, 추가 측정 포인트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시험절차서 파싱·RAG 검색, 정상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DB, KG 회로 토폴로지 탐색, 복수 이상 포인트 공통 원인 추정 로직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유사 고장 사례 매칭 Agent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다차원 유사도 검색, 사례 상세 정보 제공, 사례 기반 추론 지원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현재 고장 현상, 과거 고장탐구 이력, 품질 이슈·유지보수 기록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Top-N 유사 사례(원인·조치·소요시간·부품·재발 여부), FA Report 원문 링크, 재발성 경고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 벡터 의미 유사도 + KG 구조 유사도 가중 합산 순위화 알고리즘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Human-in-the-Loop 협업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3단계 워크플로우(초안→검토·수정→승인), 상태 관리·이력 추적, 양방향 보완, 피드백 축적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분석 초안, 엔지니어 수정·승인 입력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최종 승인 결과(AI 생성 여부·검증 이력 명시), 학습 데이터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상태 기반 워크플로우 엔진(BPM), 피드백 → 학습 데이터 변환 파이프라인, KG·벡터DB 자동 갱신(</w:t>
            </w: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>)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보고서 자동 생성 Agent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템플릿 기반 보고서 생성(FA Report·품질검사보고서·MRB·커스텀), 버전 관리·Diff·디지털 서명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어시스턴트 분석 결과, 검사 Agent 결과, 엔지니어 보완 내역, 계측 파형 캡처, 납땜 사진, BOM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PDF/DOCX 보고서, 버전 이력, 승인 기록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LLM 문서 구조화, 템플릿 엔진 양식 매핑·렌더링, 문서 </w:t>
            </w:r>
            <w:r>
              <w:rPr>
                <w:sz w:val="17"/>
                <w:szCs w:val="17"/>
              </w:rPr>
              <w:t>VCS·Diff</w:t>
            </w:r>
            <w:r>
              <w:rPr>
                <w:sz w:val="17"/>
                <w:szCs w:val="17"/>
              </w:rPr>
              <w:t xml:space="preserve"> 엔진</w:t>
            </w:r>
          </w:p>
        </w:tc>
      </w:tr>
      <w:tr>
        <w:trPr>
          <w:cantSplit/>
        </w:trPr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Q&amp;A 범용 챗봇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기술·업무 지식 Q&amp;A(출처·신뢰도), 불량 이력 유사 검색, 답변 보류, 보안 등급별 접근 제어, 멀티턴 대화, 추천 질문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자연어 질의, 기술 문서 벡터DB, 용어사전, 사용자 권한 정보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출처 명시 답변, 신뢰도 점수, 원문 링크, 추천 질문, 유사 사례 요약</w:t>
            </w:r>
          </w:p>
        </w:tc>
        <w:tc>
          <w:tcPr>
            <w:tcW w:w="24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Query Router 에이전트 기반 처리 유형 분기, RAG 출처 추적, Hallucination 탐지(출처 매칭 검증), RBAC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5-3] AI 서비스 기능 개발계획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적용 모델 및 모델 개발·운영 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"/>
        <w:gridCol w:w="4117"/>
        <w:gridCol w:w="1770"/>
        <w:gridCol w:w="2842"/>
      </w:tblGrid>
      <w:tr>
        <w:trPr>
          <w:cantSplit/>
          <w:tblHeader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적용 모델·엔진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개발·운영 방법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LLM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Konan LLM(ENT-12(32B)/ENT-20/PRO-10/PRO-20 등 자체 개발 Foundation 모델, SP 2등급)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 현상 해석, 답변·보고서 생성, 체크리스트 생성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On-Premise 설치, 공급기업 제공 샘플 데이터셋으로 파인튜닝, LLM Studio(LLMOps)로 모델 관리·평가·배포, 모델 라우팅·fallback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RAG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Konan RAG(GS 1등급 인증 벡터 검색 엔진, 형태소 분석기, 멀티모달 검색, Modular RAG)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회로도·데이터시트·시험절차서·고장 이력 벡터 검색 및 컨텍스트 제공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>로 문서 수집·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임베딩</w:t>
            </w:r>
            <w:r>
              <w:rPr>
                <w:sz w:val="17"/>
                <w:szCs w:val="17"/>
              </w:rPr>
              <w:t xml:space="preserve">·색인·평가 자동화, 온톨로지 기반 의미 단위 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>(Fixed-size/Semantic/Ontology-boundary 3전략 비교 실험)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지식그래프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Neo4j Graph DB(노드 10종, 관계 10종), OWL2 온톨로지(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/Pellet </w:t>
            </w:r>
            <w:r>
              <w:rPr>
                <w:sz w:val="17"/>
                <w:szCs w:val="17"/>
              </w:rPr>
              <w:t>추론기</w:t>
            </w:r>
            <w:r>
              <w:rPr>
                <w:sz w:val="17"/>
                <w:szCs w:val="17"/>
              </w:rPr>
              <w:t xml:space="preserve">, SWRL 규칙), Node2Vec/TransE 그래프 </w:t>
            </w:r>
            <w:r>
              <w:rPr>
                <w:sz w:val="17"/>
                <w:szCs w:val="17"/>
              </w:rPr>
              <w:t>임베딩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인과관계 추론, 구조 유사도, </w:t>
            </w:r>
            <w:r>
              <w:rPr>
                <w:sz w:val="17"/>
                <w:szCs w:val="17"/>
              </w:rPr>
              <w:t>콜드스타트</w:t>
            </w:r>
            <w:r>
              <w:rPr>
                <w:sz w:val="17"/>
                <w:szCs w:val="17"/>
              </w:rPr>
              <w:t xml:space="preserve"> 대응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R2RML 기반 </w:t>
            </w:r>
            <w:r>
              <w:rPr>
                <w:sz w:val="17"/>
                <w:szCs w:val="17"/>
              </w:rPr>
              <w:t>AAS→RDF→Cypher</w:t>
            </w:r>
            <w:r>
              <w:rPr>
                <w:sz w:val="17"/>
                <w:szCs w:val="17"/>
              </w:rPr>
              <w:t xml:space="preserve"> APOC </w:t>
            </w:r>
            <w:r>
              <w:rPr>
                <w:sz w:val="17"/>
                <w:szCs w:val="17"/>
              </w:rPr>
              <w:t>임포트</w:t>
            </w:r>
            <w:r>
              <w:rPr>
                <w:sz w:val="17"/>
                <w:szCs w:val="17"/>
              </w:rPr>
              <w:t xml:space="preserve"> 파이프라인, 분기별 변경관리, 엔지니어 승인 결과 자동 반영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Graph-RAG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벡터 유사도 검색 + 온톨로지 관계 기반 그래프 탐색 하이브리드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단순 키워드 검색 대비 검색 정확도 30% 이상 향상, 근거 경로·출처 병기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그래프 탐색 결과와 벡터 검색 결과를 LLM 컨텍스트에 동시 주입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OCR/NER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OCR 엔진(문서·이미지·표 인식), Schematic Symbol Recognition, NER 전처리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회로도·스캔 규격서 디지털화, 부품번호·규격번호·</w:t>
            </w:r>
            <w:r>
              <w:rPr>
                <w:sz w:val="17"/>
                <w:szCs w:val="17"/>
              </w:rPr>
              <w:t>계측값</w:t>
            </w:r>
            <w:r>
              <w:rPr>
                <w:sz w:val="17"/>
                <w:szCs w:val="17"/>
              </w:rPr>
              <w:t xml:space="preserve"> 자동 추출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OCR 서버에서 문서 파싱 파이프라인 운영, 인식 오류 수동 보정 절차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D·Cheeps</w:t>
            </w:r>
            <w:r>
              <w:rPr>
                <w:sz w:val="17"/>
                <w:szCs w:val="17"/>
              </w:rPr>
              <w:t xml:space="preserve"> STT 엔진(E2E 심층신경망, 한국어 인식률 90% 이상)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작업자가 양손이 자유롭지 않은 상황에서 음성 명령으로 AI 서비스 활용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고성능 음성인식용 마이크(Zebra HS3100) 10대 연동, 신조어·복합명사 등록 학습</w:t>
            </w:r>
          </w:p>
        </w:tc>
      </w:tr>
      <w:tr>
        <w:trPr>
          <w:cantSplit/>
        </w:trPr>
        <w:tc>
          <w:tcPr>
            <w:tcW w:w="90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Agent</w:t>
            </w:r>
          </w:p>
        </w:tc>
        <w:tc>
          <w:tcPr>
            <w:tcW w:w="411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Agent Builder(워크플로우 기반 에이전트 설계: </w:t>
            </w:r>
            <w:r>
              <w:rPr>
                <w:sz w:val="17"/>
                <w:szCs w:val="17"/>
              </w:rPr>
              <w:t>Start→Trigger→Agent→API→RAG→Merge→Report→End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>(정책 엔진</w:t>
            </w:r>
            <w:del w:id="167" w:author="HyoSang Hong" w:date="2026-10-20T19:33:00Z" w16du:dateUtc="2026-10-20T10:33:00Z">
              <w:r>
                <w:rPr>
                  <w:sz w:val="17"/>
                  <w:szCs w:val="17"/>
                </w:rPr>
                <w:delText xml:space="preserve"> OPA</w:delText>
              </w:r>
            </w:del>
            <w:r>
              <w:rPr>
                <w:sz w:val="17"/>
                <w:szCs w:val="17"/>
              </w:rPr>
              <w:t xml:space="preserve">, </w:t>
            </w:r>
            <w:del w:id="168" w:author="HyoSang Hong" w:date="2026-10-20T19:33:00Z" w16du:dateUtc="2026-10-20T10:33:00Z">
              <w:r>
                <w:rPr>
                  <w:sz w:val="17"/>
                  <w:szCs w:val="17"/>
                </w:rPr>
                <w:delText xml:space="preserve">가드레일, </w:delText>
              </w:r>
            </w:del>
            <w:r>
              <w:rPr>
                <w:sz w:val="17"/>
                <w:szCs w:val="17"/>
              </w:rPr>
              <w:t>관찰·감사)</w:t>
            </w:r>
          </w:p>
        </w:tc>
        <w:tc>
          <w:tcPr>
            <w:tcW w:w="177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전문 AI Agent 군 개발·테스트·배포·통제</w:t>
            </w:r>
          </w:p>
        </w:tc>
        <w:tc>
          <w:tcPr>
            <w:tcW w:w="28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Workflow Editor로 Agent 설계, dry-run 시뮬레이션, Trace 단위 관찰, 정책 기반 실행 통제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5-4] 적용 모델 및 엔진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학습·검증·추론 데이터 구축계획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2506"/>
        <w:gridCol w:w="1253"/>
        <w:gridCol w:w="1735"/>
        <w:gridCol w:w="1060"/>
        <w:gridCol w:w="2024"/>
      </w:tblGrid>
      <w:tr>
        <w:trPr>
          <w:cantSplit/>
          <w:tblHeader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데이터 종류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수집 데이터 포인트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데이터 형태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수집방법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수집주기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활용계획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품질 데이터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ICT/FCT 검사 결과, 불량 유형 코드, 불량 부품 위치, </w:t>
            </w:r>
            <w:r>
              <w:rPr>
                <w:sz w:val="17"/>
                <w:szCs w:val="17"/>
              </w:rPr>
              <w:t>계측값</w:t>
            </w:r>
            <w:r>
              <w:rPr>
                <w:sz w:val="17"/>
                <w:szCs w:val="17"/>
              </w:rPr>
              <w:t>(DVM·오실로스코프 파형), 환경시험 결과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정형+비정형(수치·파형·이미지)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검사장비 REST API, MQTT 실시간 수집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LOT별(준실시간)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불량 자동 분류, 불량 유형별 근본원인 분석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고장탐구 이력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 증상, 추정 원인, 의심 부품, 시정조치, 교환 부품 이력, 재시험 결과(2,000건 이상)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비정형(텍스트)+구조화 필드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보고서 자동 업로드 파이프라인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이벤트 발생 시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LLM/RAG 학습, 유사 고장 사례 매칭, 지식그래프 확장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BOM·설계 데이터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BOM(</w:t>
            </w:r>
            <w:r>
              <w:rPr>
                <w:sz w:val="17"/>
                <w:szCs w:val="17"/>
              </w:rPr>
              <w:t>조립체</w:t>
            </w:r>
            <w:r>
              <w:rPr>
                <w:sz w:val="17"/>
                <w:szCs w:val="17"/>
              </w:rPr>
              <w:t xml:space="preserve"> 23,598개), 품목 마스터(85,789개), 부품 관계, 형상관리(CM)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정형 구조화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ERP DB Connector / SBO API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일 1회 </w:t>
            </w:r>
            <w:r>
              <w:rPr>
                <w:sz w:val="17"/>
                <w:szCs w:val="17"/>
              </w:rPr>
              <w:t>변경분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기반 부품-PBA-구성품 관계 모델링, 지식그래프 연결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회로도·도면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회로도(Schematic), 부품 배치도, 승인도면(27,795건), 개발도면(11,353건)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비정형(PDF, 이미지)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도면 배포시스템 SFTP 자동 연동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승인/변경 시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OCR·파싱 → RAG 벡터DB 적재, 회로 영역-부품 매핑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기술 문서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부품 데이터시트, 시험절차서(ATP/ATE), 규격서, SOP, 정비 매뉴얼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비정형(PDF, 표)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SFTP 배치 + 외부 API 자동 검색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주간(신규/개정)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 벡터DB, Q&amp;A 서비스, 고장탐구 참조 근거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현장 전문가 </w:t>
            </w:r>
            <w:r>
              <w:rPr>
                <w:b/>
                <w:bCs/>
                <w:sz w:val="17"/>
                <w:szCs w:val="17"/>
              </w:rPr>
              <w:t>암묵지</w:t>
            </w:r>
          </w:p>
        </w:tc>
        <w:tc>
          <w:tcPr>
            <w:tcW w:w="250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숙련 엔지니어 보유 문서 및 인터뷰(10명×20h)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비정형(PDF, HWP, DOC, PPT, 이미지)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템플릿 기반 수작업 작성</w:t>
            </w:r>
          </w:p>
        </w:tc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02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지식 자산화(온톨로지·용어사전·인과관계 1단계 구축)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5-5] 학습·검증·추론 데이터 수집·구축 계획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데이터 처리 체계: 수집(Data Acquisition) → 필터링(Rule Engine 기반 노이즈·이벤트·룰·스트리밍 필터) → 변환(JSON/XML/CSV/Binary 통합, 공통 데이터 모델) → 정제(</w:t>
      </w:r>
      <w:r>
        <w:t>결측치</w:t>
      </w:r>
      <w:r>
        <w:t>·이상치·정합성·</w:t>
      </w:r>
      <w:r>
        <w:t>코드값</w:t>
      </w:r>
      <w:r>
        <w:t xml:space="preserve"> 정규화) → 통합(온톨로지 기반 엔티티 연결, 통합 스키마) → 축소·최적화(학습용/추론용 데이터셋 분리)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lastRenderedPageBreak/>
        <w:t>학습·검증 데이터 분리: 고장탐구 이력의 80%를 학습·지식 구축용, 20%를 hold-out 평가셋으로 분리하여 Top-3 추정 원인 적중률·유사 사례 매칭 정확도(85% 이상)·불량 예측 정확도(90% 이상)를 검증함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데이터 제공 단계별 진행: 비식별화 처리(기밀 도면 모자이크·부품번호 익명화) → 파일럿 데이터 제공 → 정식 데이터 파이프라인 연동. 방산 기밀 데이터는 외부 클라우드 전송 없이 사내 AI 서버 내에서만 처리하며 보안 등급별 접근 제어를 적용함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라. 서비스·모델·데이터 상호 연계방안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표준화 파이프라인(L1→L2)으로 적재된 AAS 서브모델 데이터는 R2RML 매핑을 통해 RDF </w:t>
      </w:r>
      <w:r>
        <w:t>트리플로</w:t>
      </w:r>
      <w:r>
        <w:t xml:space="preserve"> 자동 변환되어 Neo4j 지식그래프에 적재(SM-4 </w:t>
      </w:r>
      <w:r>
        <w:t>troubleshootingLog</w:t>
      </w:r>
      <w:r>
        <w:t xml:space="preserve"> 1건당 </w:t>
      </w:r>
      <w:r>
        <w:t>Symptom→FailureMode→Component→CorrectiveAction</w:t>
      </w:r>
      <w:r>
        <w:t xml:space="preserve"> 4-노드 체인 자동 생성)되고, 기술 문서는 온톨로지 기반 </w:t>
      </w:r>
      <w:r>
        <w:t>청킹으로</w:t>
      </w:r>
      <w:r>
        <w:t xml:space="preserve"> 벡터DB에 색인됨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AI 서비스(L4)는 검색 인터페이스 명세(API Spec)에 따라 Graph-RAG(L3)를 호출하며, 응답에 근거 경로(그래프)·근거 문서(출처)를 병기하여 환각을 방지함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Human-in-the-Loop 승인 결과는 자동으로 KG 노드·관계 추가 및 RAG 벡터DB 색인으로 </w:t>
      </w:r>
      <w:r>
        <w:t>환류되어</w:t>
      </w:r>
      <w:r>
        <w:t xml:space="preserve"> </w:t>
      </w:r>
      <w:r>
        <w:t>폐쇄망</w:t>
      </w:r>
      <w:r>
        <w:t xml:space="preserve"> 내에서 외부 데이터 없이 자가 성장하는 지식 체계를 구성함</w:t>
      </w:r>
    </w:p>
    <w:p>
      <w:pPr>
        <w:pStyle w:val="2"/>
        <w:keepNext/>
        <w:spacing w:before="120" w:after="120"/>
      </w:pPr>
      <w:bookmarkStart w:id="25" w:name="h_25"/>
      <w:r>
        <w:t>(3) AI 인프라 및 연계 구축계획</w:t>
      </w:r>
      <w:bookmarkEnd w:id="25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실행환경(온프레미스, 방산 보안 요건 충족)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928"/>
        <w:gridCol w:w="675"/>
        <w:gridCol w:w="4241"/>
        <w:gridCol w:w="2312"/>
      </w:tblGrid>
      <w:tr>
        <w:trPr>
          <w:cantSplit/>
          <w:tblHeader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No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수량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사양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용도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추론서버(</w:t>
            </w:r>
            <w:r>
              <w:rPr>
                <w:sz w:val="17"/>
                <w:szCs w:val="17"/>
              </w:rPr>
              <w:t>주요추론서버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R770, Intel Xeon 6 6520P 2.4GHz, MEM 256GB, SSD 480GB+SAS 1.2TB, NVIDIA RTX Pro 6000 Blackwell Server Edition 96GB × 2EA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 추론(고장탐구 AI 어시스턴트, 보고서 자동 생성)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 서버(벡터 검색)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R770, Xeon 6 6515P 2.3GHz, MEM 128GB, RTX Pro 6000 96GB × 1EA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벡터 DB 운영, 문서 색인·검색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OCR 서버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R770, Xeon 6 6515P 2.3GHz, MEM 128GB, RTX Pro 6000 96GB × 1EA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문서/이미지/표 인식, 문서 뷰어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서버(Graph DB)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R660, Xeon Silver 4524Y 2GHz, MEM 32GB, HDD 1.2TB/SSD 480GB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Neo4j 지식그래프 운영, 온톨로지 저장·검색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 xml:space="preserve"> 서버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 (동일 사양)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 모델 관리·모니터링, Agent 생성·관리·모니터링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WEB/WAS 서버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 (동일 사양)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UI, API Gateway, 인증·권한 관리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K8s·Kafka·Redis 통합 서버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 (동일 사양)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컨테이너 오케스트레이션, 메시지 큐, 캐시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DB서버/</w:t>
            </w:r>
            <w:r>
              <w:rPr>
                <w:sz w:val="17"/>
                <w:szCs w:val="17"/>
              </w:rPr>
              <w:t>MinIO</w:t>
            </w:r>
            <w:r>
              <w:rPr>
                <w:sz w:val="17"/>
                <w:szCs w:val="17"/>
              </w:rPr>
              <w:t xml:space="preserve"> 객체 저장소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 (동일 사양)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PostgreSQL DB 및 객체 저장소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9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STT 서버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DELL PowerEdge R660 (동일 사양)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음성인식 서버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L4 스위치 / 네트워크 스위치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1/1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Alteon 1G-8Port L4 / Aruba CX6000 24Port 1GbE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생성형 AI 네트워크 Zone 구성, 인프라 연결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RACK/KVM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42U Rack, 2×32A 3상 PDU, IP-KVM 16Port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동일 인프라 통합 구성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검사용 노트북 / 음성인식용 마이크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5/10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LG Gram Notebook / Zebra HS3100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현장 검사 단말, 음성 명령 입력</w:t>
            </w:r>
          </w:p>
        </w:tc>
      </w:tr>
      <w:tr>
        <w:trPr>
          <w:cantSplit/>
        </w:trPr>
        <w:tc>
          <w:tcPr>
            <w:tcW w:w="4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서버실</w:t>
            </w:r>
            <w:r>
              <w:rPr>
                <w:sz w:val="17"/>
                <w:szCs w:val="17"/>
              </w:rPr>
              <w:t xml:space="preserve"> 전원·냉방 설비</w:t>
            </w:r>
          </w:p>
        </w:tc>
        <w:tc>
          <w:tcPr>
            <w:tcW w:w="67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1식</w:t>
            </w:r>
          </w:p>
        </w:tc>
        <w:tc>
          <w:tcPr>
            <w:tcW w:w="424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UPS(배터리 분리형 20KVA), </w:t>
            </w:r>
            <w:r>
              <w:rPr>
                <w:sz w:val="17"/>
                <w:szCs w:val="17"/>
              </w:rPr>
              <w:t>항온항습기</w:t>
            </w:r>
            <w:r>
              <w:rPr>
                <w:sz w:val="17"/>
                <w:szCs w:val="17"/>
              </w:rPr>
              <w:t>(HT-A10GG5), 케이블·네트워크 공사</w:t>
            </w:r>
          </w:p>
        </w:tc>
        <w:tc>
          <w:tcPr>
            <w:tcW w:w="231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플랫폼 </w:t>
            </w:r>
            <w:r>
              <w:rPr>
                <w:sz w:val="17"/>
                <w:szCs w:val="17"/>
              </w:rPr>
              <w:t>서버실</w:t>
            </w:r>
            <w:r>
              <w:rPr>
                <w:sz w:val="17"/>
                <w:szCs w:val="17"/>
              </w:rPr>
              <w:t xml:space="preserve"> 환경 구축(N/W </w:t>
            </w:r>
            <w:r>
              <w:rPr>
                <w:sz w:val="17"/>
                <w:szCs w:val="17"/>
              </w:rPr>
              <w:t>구축비</w:t>
            </w:r>
            <w:r>
              <w:rPr>
                <w:sz w:val="17"/>
                <w:szCs w:val="17"/>
              </w:rPr>
              <w:t xml:space="preserve"> 80,000천원)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5-6] 온프레미스 HW 구성(총 H/W 구입비 391,780천원)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SW 스택: Konan LLM·LLM Studio(</w:t>
      </w:r>
      <w:r>
        <w:t>LLMOps+RAGOps</w:t>
      </w:r>
      <w:r>
        <w:t>), Konan RAG(RAG 엔진·</w:t>
      </w:r>
      <w:r>
        <w:t>DocuAnalyzer</w:t>
      </w:r>
      <w:r>
        <w:t>), STT 엔진, Agent Builder/</w:t>
      </w:r>
      <w:r>
        <w:t>AgentOps</w:t>
      </w:r>
      <w:r>
        <w:t xml:space="preserve">, </w:t>
      </w:r>
      <w:r>
        <w:t>LLMOps</w:t>
      </w:r>
      <w:r>
        <w:t xml:space="preserve"> </w:t>
      </w:r>
      <w:r>
        <w:t>Gateway·AgentOps</w:t>
      </w:r>
      <w:r>
        <w:t xml:space="preserve"> Gateway(정책 엔진 OPA, 가드레일 엔진), Neo4j, PostgreSQL, </w:t>
      </w:r>
      <w:r>
        <w:t>MinIO</w:t>
      </w:r>
      <w:r>
        <w:t>, Kafka, Redis, Kubernetes(Ingress/API Gateway, Service Mesh, GPU Scheduling, CI/</w:t>
      </w:r>
      <w:r>
        <w:t>CD·GitOps</w:t>
      </w:r>
      <w:r>
        <w:t xml:space="preserve">), </w:t>
      </w:r>
      <w:r>
        <w:t>Prometheus+Grafana</w:t>
      </w:r>
      <w:r>
        <w:t xml:space="preserve"> 모니터링, 분산 추적(Jaeger/Zipkin)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네트워크: 기존 제조 현장 시스템(ERP·APS·SCM/</w:t>
      </w:r>
      <w:r>
        <w:t>SFC·SBO·Web</w:t>
      </w:r>
      <w:r>
        <w:t xml:space="preserve"> 서버)과 분리된 AI 플랫폼 하드웨어/네트워크 Zone을 L4 스위치 기반으로 신규 구성하고, 기존 보안장비(SECUI BLUEMAX NGF, </w:t>
      </w:r>
      <w:r>
        <w:t>에스원</w:t>
      </w:r>
      <w:r>
        <w:t xml:space="preserve"> 24시간 보안관제, DLP·DRM·NAC) 체계 내에서 운영함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기존 시스템·설비·API 연계 구축계획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2120"/>
        <w:gridCol w:w="2313"/>
        <w:gridCol w:w="2120"/>
        <w:gridCol w:w="1639"/>
      </w:tblGrid>
      <w:tr>
        <w:trPr>
          <w:cantSplit/>
          <w:tblHeader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기존 시스템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연동 방식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주요 데이터 항목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AI 활용 목적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기대효과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MES(e-SFC)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Message Queue(MQTT/Kafka) 또는 REST API, ETL 파이프라인(실시간/배치)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생산 실적, 공정 이력, 불량 이력(사내불량 접수·회의), 설비 가동 현황, 검사 결과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공정 데이터·불량 이력·검사 결과 수집, KPI 측정(접수·착수·완료일시)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생산 현장 실시간성 반영 및 이벤트 추적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ERP(SAP Business One)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REST API(Pull 방식)/DB 직접연결(SBO API)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자재 정보, 부품 BOM, 구성품 계층, 재고 정보, 품목 마스터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자재·부품 BOM, 구성품 계층 구조 → 온톨로지·KG 연결, 부품 신청·재고 관리 프로세스와 AI 추천 결과 연계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데이터 정합성 확보 및 기준 정보 표준화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ICT/FCT 검사장비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Auto Interface/Webhook, Batch 스케줄러, 파일 기반(CSV/XML) 자동 수집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ICT/FCT 결과, 합격/불합격 결과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 데이터 자동화 및 수동 입력 오류 방지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검사 데이터 자동화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환경시험 장비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파일 기반 자동 수집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진동·온도·습도·EMI 시험 결과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환경시험 불량 분류·분석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시험 데이터 통합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계측기(DVM, 오실로스코프)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수동 입력/자동 입력 인터페이스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전압·파형 측정값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비교 분석(전원 인가 검사 Agent)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측정값 수기 비교 오류 제거</w:t>
            </w:r>
          </w:p>
        </w:tc>
      </w:tr>
      <w:tr>
        <w:trPr>
          <w:cantSplit/>
        </w:trPr>
        <w:tc>
          <w:tcPr>
            <w:tcW w:w="144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문서 저장소(도면관리·배포시스템)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SFTP 자동 연동, OCR + 문서 파싱 파이프라인</w:t>
            </w:r>
          </w:p>
        </w:tc>
        <w:tc>
          <w:tcPr>
            <w:tcW w:w="231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회로도, 데이터시트, 시험절차서, 규격서</w:t>
            </w:r>
          </w:p>
        </w:tc>
        <w:tc>
          <w:tcPr>
            <w:tcW w:w="2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RAG 벡터DB 적재, 회로 영역-부품 매핑</w:t>
            </w:r>
          </w:p>
        </w:tc>
        <w:tc>
          <w:tcPr>
            <w:tcW w:w="163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 문서 검색 시간 80% 단축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5-7] 기존 시스템 연계 구축계획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lastRenderedPageBreak/>
        <w:t>데이터 통합·표준화 전략: 기존 시스템별 상이한 코드 체계(고장·공정·부품 코드)를 통합 표준 코드로 매핑하는 변환 레이어를 구현하고, 기존 코드 병행 운영 후 점진적 전환(고장 코드 → 공정 코드 → 부품 코드 순), 마스터 데이터 관리(MDM) 체계로 단일 진실 원천(SSOT)을 확보함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표준연계 아키텍처: Adapter Layer(DB </w:t>
      </w:r>
      <w:r>
        <w:t>Connector·REST</w:t>
      </w:r>
      <w:r>
        <w:t xml:space="preserve"> API </w:t>
      </w:r>
      <w:r>
        <w:t>Adapter·Stream</w:t>
      </w:r>
      <w:r>
        <w:t xml:space="preserve"> </w:t>
      </w:r>
      <w:r>
        <w:t>Adapter·File</w:t>
      </w:r>
      <w:r>
        <w:t xml:space="preserve"> </w:t>
      </w:r>
      <w:r>
        <w:t>Collector·Vision</w:t>
      </w:r>
      <w:r>
        <w:t xml:space="preserve">/Image Ingest) → Processing Layer(파싱·변환·매핑·검증 엔진, Canonical Data Model) → Messaging Layer(Kafka Pub/Sub, </w:t>
      </w:r>
      <w:r>
        <w:t>Retry·DLQ</w:t>
      </w:r>
      <w:r>
        <w:t xml:space="preserve">, Exactly-once/At-least-once) → Control &amp; Management Layer(인터페이스 상태 모니터링, Trace ID 추적, </w:t>
      </w:r>
      <w:r>
        <w:t>Prometheus+Grafana</w:t>
      </w:r>
      <w:r>
        <w:t>)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적용 표준: IEC 63278-1(AAS Type/Instance 이중 구조, SM-1~SM-5), OWL2, SPARQL 1.1, R2RML, ISA-95/IEC 62264(Level 3 MES ↔ Level 4 ERP 인터페이스 설계 기준)</w:t>
      </w:r>
    </w:p>
    <w:p>
      <w:pPr>
        <w:pStyle w:val="2"/>
        <w:keepNext/>
        <w:spacing w:before="120" w:after="120"/>
      </w:pPr>
      <w:bookmarkStart w:id="26" w:name="h_26"/>
      <w:r>
        <w:t xml:space="preserve">(4) AI 시험·성능평가 및 </w:t>
      </w:r>
      <w:r>
        <w:t>현장실증</w:t>
      </w:r>
      <w:r>
        <w:t xml:space="preserve"> 계획</w:t>
      </w:r>
      <w:bookmarkEnd w:id="26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AI 모델·데이터·서비스 품질지표 및 시험방법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1928"/>
        <w:gridCol w:w="1349"/>
        <w:gridCol w:w="3373"/>
        <w:gridCol w:w="1928"/>
      </w:tblGrid>
      <w:tr>
        <w:trPr>
          <w:cantSplit/>
          <w:tblHeader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대상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품질지표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목표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시험방법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 환경·데이터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AI 모델(추론)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기반 불량 예측 정확도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90% 이상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제안 추정 원인·의심 부품 범위와 숙련 엔지니어 최종 판정 일치 건수 비율 측정, LLM/RAG 성능 Tracking 대시보드(Accuracy) 캡처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고장탐구 이력 DB 샘플 100건 이상 + hold-out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>(20%)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AI 모델(추론)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Top-3 추정 원인 적중률, 유사 고장 사례 매칭 정확도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85% 이상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hold-out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 xml:space="preserve"> 대상 정량 검증, 스코어링 가중치(α, β, γ) 튜닝 결과 포함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hold-out </w:t>
            </w:r>
            <w:r>
              <w:rPr>
                <w:sz w:val="17"/>
                <w:szCs w:val="17"/>
              </w:rPr>
              <w:t>평가셋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온톨로지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도메인 </w:t>
            </w:r>
            <w:r>
              <w:rPr>
                <w:sz w:val="17"/>
                <w:szCs w:val="17"/>
              </w:rPr>
              <w:t>커버리지율</w:t>
            </w:r>
            <w:r>
              <w:rPr>
                <w:sz w:val="17"/>
                <w:szCs w:val="17"/>
              </w:rPr>
              <w:t>, 논리 일관성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90% 이상,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검사 통과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샘플 500건 OWL2 표현 가능 비율 측정,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 Reasoner 일관성 검사 로그, Competency Question 기반 SPARQL 검증 쿼리 실행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Protégé, </w:t>
            </w:r>
            <w:r>
              <w:rPr>
                <w:sz w:val="17"/>
                <w:szCs w:val="17"/>
              </w:rPr>
              <w:t>HermiT</w:t>
            </w:r>
            <w:r>
              <w:rPr>
                <w:sz w:val="17"/>
                <w:szCs w:val="17"/>
              </w:rPr>
              <w:t xml:space="preserve">, SPARQL </w:t>
            </w:r>
            <w:r>
              <w:rPr>
                <w:sz w:val="17"/>
                <w:szCs w:val="17"/>
              </w:rPr>
              <w:t>엔드포인트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데이터 표준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AAS 수용도, 코드 표준 </w:t>
            </w:r>
            <w:r>
              <w:rPr>
                <w:sz w:val="17"/>
                <w:szCs w:val="17"/>
              </w:rPr>
              <w:t>적용률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99% 이상, 90% 이상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SM-1~SM-5 필수 </w:t>
            </w:r>
            <w:r>
              <w:rPr>
                <w:sz w:val="17"/>
                <w:szCs w:val="17"/>
              </w:rPr>
              <w:t>SubmodelElement</w:t>
            </w:r>
            <w:r>
              <w:rPr>
                <w:sz w:val="17"/>
                <w:szCs w:val="17"/>
              </w:rPr>
              <w:t xml:space="preserve"> 충족 비율, AASX Package Explorer IEC 63278-1 준수 자동 검증, AASX 파일 실제 생성 및 현장 데이터 매핑 확인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AASX Package Explorer, 코드 매핑 테이블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데이터 수집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>, 데이터 정합성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95% 이상, 95% 이상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ERP·MES 원천 발생 수량 vs K8s </w:t>
            </w:r>
            <w:r>
              <w:rPr>
                <w:sz w:val="17"/>
                <w:szCs w:val="17"/>
              </w:rPr>
              <w:t>컨슈머</w:t>
            </w:r>
            <w:r>
              <w:rPr>
                <w:sz w:val="17"/>
                <w:szCs w:val="17"/>
              </w:rPr>
              <w:t xml:space="preserve"> DB 최종 저장 수량 비교, 품질 검증 규칙 </w:t>
            </w:r>
            <w:r>
              <w:rPr>
                <w:sz w:val="17"/>
                <w:szCs w:val="17"/>
              </w:rPr>
              <w:t>통과율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 연동 환경(파일럿 → 정식)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지식그래프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KG 규모, 변환 파이프라인 작동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노드 5만·관계 15만 이상, 이력 2,000건 인스턴스화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AAS→RDF 변환 </w:t>
            </w:r>
            <w:r>
              <w:rPr>
                <w:sz w:val="17"/>
                <w:szCs w:val="17"/>
              </w:rPr>
              <w:t>트리플</w:t>
            </w:r>
            <w:r>
              <w:rPr>
                <w:sz w:val="17"/>
                <w:szCs w:val="17"/>
              </w:rPr>
              <w:t xml:space="preserve"> 수 및 Neo4j 적재 현황 확인, 인과경로 탐색 쿼리 실시간 실행 시연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Neo4j, RML Mapper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RAG 검색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검색 정확도 </w:t>
            </w:r>
            <w:r>
              <w:rPr>
                <w:sz w:val="17"/>
                <w:szCs w:val="17"/>
              </w:rPr>
              <w:t>향상률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단순 키워드 대비 30% 이상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 3전략 비교 실험, 동의어·</w:t>
            </w:r>
            <w:r>
              <w:rPr>
                <w:sz w:val="17"/>
                <w:szCs w:val="17"/>
              </w:rPr>
              <w:t>상위어</w:t>
            </w:r>
            <w:r>
              <w:rPr>
                <w:sz w:val="17"/>
                <w:szCs w:val="17"/>
              </w:rPr>
              <w:t xml:space="preserve"> 확장 검색 </w:t>
            </w:r>
            <w:r>
              <w:rPr>
                <w:sz w:val="17"/>
                <w:szCs w:val="17"/>
              </w:rPr>
              <w:t>재현율</w:t>
            </w:r>
            <w:r>
              <w:rPr>
                <w:sz w:val="17"/>
                <w:szCs w:val="17"/>
              </w:rPr>
              <w:t xml:space="preserve"> 평가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기술 문서 벡터DB, 평가 </w:t>
            </w:r>
            <w:r>
              <w:rPr>
                <w:sz w:val="17"/>
                <w:szCs w:val="17"/>
              </w:rPr>
              <w:t>질의셋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AI 서비스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응답시간, 출처 </w:t>
            </w:r>
            <w:r>
              <w:rPr>
                <w:sz w:val="17"/>
                <w:szCs w:val="17"/>
              </w:rPr>
              <w:t>제시율</w:t>
            </w:r>
            <w:r>
              <w:rPr>
                <w:sz w:val="17"/>
                <w:szCs w:val="17"/>
              </w:rPr>
              <w:t>, 답변 보류 동작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추론 30초 이내, 출처 100%, 근거 부재 시 보류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 테스트 및 샘플 질의 검증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UAT 환경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보안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외부 API </w:t>
            </w:r>
            <w:r>
              <w:rPr>
                <w:sz w:val="17"/>
                <w:szCs w:val="17"/>
              </w:rPr>
              <w:t>미호출</w:t>
            </w:r>
            <w:r>
              <w:rPr>
                <w:sz w:val="17"/>
                <w:szCs w:val="17"/>
              </w:rPr>
              <w:t>, 접근 제어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외부 호출 0건, RBAC 정책 100% 적용</w:t>
            </w:r>
          </w:p>
        </w:tc>
        <w:tc>
          <w:tcPr>
            <w:tcW w:w="337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임베딩·그래프 탐색·LLM 추론 전 과정의 네트워크 </w:t>
            </w:r>
            <w:r>
              <w:rPr>
                <w:sz w:val="17"/>
                <w:szCs w:val="17"/>
              </w:rPr>
              <w:t>아웃바운드</w:t>
            </w:r>
            <w:r>
              <w:rPr>
                <w:sz w:val="17"/>
                <w:szCs w:val="17"/>
              </w:rPr>
              <w:t xml:space="preserve"> 로그 검사(통합시험 항목), 권한별 접근 시나리오 시험</w:t>
            </w:r>
          </w:p>
        </w:tc>
        <w:tc>
          <w:tcPr>
            <w:tcW w:w="192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사내 폐쇄망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5-8] AI 품질지표 및 시험방법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 xml:space="preserve">나. </w:t>
      </w:r>
      <w:r>
        <w:rPr>
          <w:b/>
          <w:bCs/>
          <w:color w:val="222222"/>
          <w:sz w:val="22"/>
          <w:szCs w:val="22"/>
        </w:rPr>
        <w:t>현장실증</w:t>
      </w:r>
      <w:r>
        <w:rPr>
          <w:b/>
          <w:bCs/>
          <w:color w:val="222222"/>
          <w:sz w:val="22"/>
          <w:szCs w:val="22"/>
        </w:rPr>
        <w:t>·평가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>
        <w:trPr>
          <w:cantSplit/>
          <w:tblHeader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실증 장소·대상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 창원 본사 PBA 제조·검사 공정(품질공정 1층·2층 실사 현장, 검사실·수입검사·BBT 구역) — 불량판정 제품 고장탐구(⑥) 및 고객불만 접수 고장탐구(⑨) 업무, 기존 시험장비 10종(K10·K9·K21·K2·천무·차륜·K55·K56·KUH·KF-21) 연계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실증 기간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시범운영 M10~M12(2027.5~7, 3개월) — 서비스 릴리스 후 동일 제품군 PBA 수리 건 30건 이상 실증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실증 참여 인력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 기술 엔지니어(제품기술팀)·품질 담당자(</w:t>
            </w:r>
            <w:r>
              <w:rPr>
                <w:sz w:val="17"/>
                <w:szCs w:val="17"/>
              </w:rPr>
              <w:t>품보팀</w:t>
            </w:r>
            <w:r>
              <w:rPr>
                <w:sz w:val="17"/>
                <w:szCs w:val="17"/>
              </w:rPr>
              <w:t xml:space="preserve">) 10명, 결과승인 책임자(품질팀장), </w:t>
            </w: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애버커스</w:t>
            </w:r>
            <w:r>
              <w:rPr>
                <w:sz w:val="17"/>
                <w:szCs w:val="17"/>
              </w:rPr>
              <w:t xml:space="preserve"> 현장 지원 인력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실증 시나리오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기능로직</w:t>
            </w:r>
            <w:r>
              <w:rPr>
                <w:sz w:val="17"/>
                <w:szCs w:val="17"/>
              </w:rPr>
              <w:t xml:space="preserve"> 시나리오 #1~#5: ① PBA 고장탐구 AI 어시스턴트(고장 접수 → 증상 입력 → RAG 검색·KG 추론 → Agent 검사 지원 → 계측 진단 → FA Report 초안 → 검증·승인 → KG 축적) ② 전원 비인가 검사 Agent ③ 전원 인가 검사 Agent ④ 보고서 자동 출력 ⑤ Q&amp;A 서비스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평가 방법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고장탐구 시간당 생산성 </w:t>
            </w:r>
            <w:r>
              <w:rPr>
                <w:sz w:val="17"/>
                <w:szCs w:val="17"/>
              </w:rPr>
              <w:t>향상률</w:t>
            </w:r>
            <w:r>
              <w:rPr>
                <w:sz w:val="17"/>
                <w:szCs w:val="17"/>
              </w:rPr>
              <w:t xml:space="preserve">(30%): MES/SFC 접수·착수·완료 기록, </w:t>
            </w:r>
            <w:r>
              <w:rPr>
                <w:sz w:val="17"/>
                <w:szCs w:val="17"/>
              </w:rPr>
              <w:t>투입공수</w:t>
            </w:r>
            <w:r>
              <w:rPr>
                <w:sz w:val="17"/>
                <w:szCs w:val="17"/>
              </w:rPr>
              <w:t xml:space="preserve"> 기록, AI 사용 로그 — 도입 전 6개월 vs 도입 후 3개월 동일 제품군 비교 • 납기 </w:t>
            </w:r>
            <w:r>
              <w:rPr>
                <w:sz w:val="17"/>
                <w:szCs w:val="17"/>
              </w:rPr>
              <w:t>단축률</w:t>
            </w:r>
            <w:r>
              <w:rPr>
                <w:sz w:val="17"/>
                <w:szCs w:val="17"/>
              </w:rPr>
              <w:t xml:space="preserve">(20%): ERP/MES 납기이행 현황표, 도입 전·후 30건 이상 비교, 품질책임자 확인서 • AI 적용률(80%): MES/ERP 연동 AI 처리 로그, 도입기업 책임자 날인 검수보고서 • AI 불량 예측 정확도(90%): 100건 이상 AI 예측 vs 엔지니어 판정 비교 검증보고서, 엔지니어 검증 </w:t>
            </w:r>
            <w:r>
              <w:rPr>
                <w:sz w:val="17"/>
                <w:szCs w:val="17"/>
              </w:rPr>
              <w:t>서명본</w:t>
            </w:r>
            <w:r>
              <w:rPr>
                <w:sz w:val="17"/>
                <w:szCs w:val="17"/>
              </w:rPr>
              <w:t xml:space="preserve"> • 사용자 만족도 설문(4.0/5.0 이상), AI 결과 </w:t>
            </w:r>
            <w:r>
              <w:rPr>
                <w:sz w:val="17"/>
                <w:szCs w:val="17"/>
              </w:rPr>
              <w:t>승인율</w:t>
            </w:r>
            <w:r>
              <w:rPr>
                <w:sz w:val="17"/>
                <w:szCs w:val="17"/>
              </w:rPr>
              <w:t>(80% 이상)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실증 결과 활용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현장 실증 결과 보고서 및 KPI </w:t>
            </w:r>
            <w:r>
              <w:rPr>
                <w:sz w:val="17"/>
                <w:szCs w:val="17"/>
              </w:rPr>
              <w:t>달성률</w:t>
            </w:r>
            <w:r>
              <w:rPr>
                <w:sz w:val="17"/>
                <w:szCs w:val="17"/>
              </w:rPr>
              <w:t xml:space="preserve"> 분석 작성, 미달 항목 개선 조치 후 </w:t>
            </w:r>
            <w:r>
              <w:rPr>
                <w:sz w:val="17"/>
                <w:szCs w:val="17"/>
              </w:rPr>
              <w:t>재측정</w:t>
            </w:r>
            <w:r>
              <w:rPr>
                <w:sz w:val="17"/>
                <w:szCs w:val="17"/>
              </w:rPr>
              <w:t>, 실증 성과를 기반으로 유사 PBA 제품군·제2사업장(대전·성남)으로 단계적 확대 적용 및 벤치마킹 시연 라인 구성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 xml:space="preserve">[표 5-9] </w:t>
      </w:r>
      <w:r>
        <w:rPr>
          <w:b/>
          <w:bCs/>
          <w:color w:val="333333"/>
          <w:sz w:val="17"/>
          <w:szCs w:val="17"/>
        </w:rPr>
        <w:t>현장실증</w:t>
      </w:r>
      <w:r>
        <w:rPr>
          <w:b/>
          <w:bCs/>
          <w:color w:val="333333"/>
          <w:sz w:val="17"/>
          <w:szCs w:val="17"/>
        </w:rPr>
        <w:t xml:space="preserve"> 계획</w:t>
      </w:r>
    </w:p>
    <w:p>
      <w:pPr>
        <w:pStyle w:val="2"/>
        <w:keepNext/>
        <w:spacing w:before="120" w:after="120"/>
      </w:pPr>
      <w:bookmarkStart w:id="27" w:name="h_27"/>
      <w:r>
        <w:t>(5) AI 보안·신뢰성 및 운영지원 계획</w:t>
      </w:r>
      <w:bookmarkEnd w:id="27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보안 위험 대응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2699"/>
        <w:gridCol w:w="5782"/>
      </w:tblGrid>
      <w:tr>
        <w:trPr>
          <w:cantSplit/>
          <w:tblHeader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보안·신뢰성 위험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대응 방안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인프라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방산 기밀 데이터(회로도·고장 이력) 외부 유출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온프레미스 전용 배포(LLM·RAG 전체를 사내 독립망에서 운영, 외부 API 호출 금지), 기존 보안장비(NGF·DLP·DRM·NAC·문서중앙화) 체계 연계, Secret/Config 암호화 관리, 데이터 백업·복구계획 및 정기 복구시험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인증·접근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비인가 사용자·시스템 접근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기업 제공 SSO 연계, OAuth2/JWT 인증 토큰, API </w:t>
            </w:r>
            <w:r>
              <w:rPr>
                <w:sz w:val="17"/>
                <w:szCs w:val="17"/>
              </w:rPr>
              <w:t>Gateway·Service</w:t>
            </w:r>
            <w:r>
              <w:rPr>
                <w:sz w:val="17"/>
                <w:szCs w:val="17"/>
              </w:rPr>
              <w:t xml:space="preserve"> Mesh 요청 검증, RBAC+데이터 범위 Scope 제어(최소 권한 원칙), 방산 보안 등급별 문서·데이터 차등 열람, 퇴직·전보 시 권한 즉시 회수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개인정보·민감 식별자 노출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개인정보(작업자 서명·결재자) 가명 처리, 규격번호 등 민감 식별자 마스킹, 「개인정보보호법」 제28조(가명정보 처리) 및 AI 윤리 가이드라인 준용, 「방위사업법」·「군사기밀보호법」·「산업기술보호법」 준수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AI 모델·서비스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Prompt </w:t>
            </w:r>
            <w:r>
              <w:rPr>
                <w:sz w:val="17"/>
                <w:szCs w:val="17"/>
              </w:rPr>
              <w:t>Injection·Jailbreak·Role</w:t>
            </w:r>
            <w:r>
              <w:rPr>
                <w:sz w:val="17"/>
                <w:szCs w:val="17"/>
              </w:rPr>
              <w:t xml:space="preserve"> Bypass 등 LLM 공격, 유해·민감 출력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 xml:space="preserve"> Gateway의 프롬프트 정규화·입력 검증(스키마·길이·</w:t>
            </w:r>
            <w:r>
              <w:rPr>
                <w:sz w:val="17"/>
                <w:szCs w:val="17"/>
              </w:rPr>
              <w:t>금칙어</w:t>
            </w:r>
            <w:r>
              <w:rPr>
                <w:sz w:val="17"/>
                <w:szCs w:val="17"/>
              </w:rPr>
              <w:t>)·PII 탐지·</w:t>
            </w:r>
            <w:r>
              <w:rPr>
                <w:sz w:val="17"/>
                <w:szCs w:val="17"/>
              </w:rPr>
              <w:t>마스킹</w:t>
            </w:r>
            <w:r>
              <w:rPr>
                <w:sz w:val="17"/>
                <w:szCs w:val="17"/>
              </w:rPr>
              <w:t xml:space="preserve">, AI 가드레일(스키마 검증·콘텐츠 필터링), 응답 후 필터링·PII 재검사·JSON schema 검증, 정책 기반 모델 호출 제어(ALLOW/DENY/APPROVAL), Rate </w:t>
            </w:r>
            <w:r>
              <w:rPr>
                <w:sz w:val="17"/>
                <w:szCs w:val="17"/>
              </w:rPr>
              <w:t>Limit·Quota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Agent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에이전트 오용·비인가 도구 호출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 xml:space="preserve"> Gateway 정책 엔진(OPA) 기반 실행 통제, Tool/API 호출 권한 관리(화이트/블랙리스트), 실행 전 dry-run 시뮬레이션, 고위험 실행에 대한 Human-in-the-loop 승인 워크플로우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감사</w:t>
            </w:r>
          </w:p>
        </w:tc>
        <w:tc>
          <w:tcPr>
            <w:tcW w:w="269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추적성 부재</w:t>
            </w:r>
          </w:p>
        </w:tc>
        <w:tc>
          <w:tcPr>
            <w:tcW w:w="578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모든 AI 질의·응답·보고서 생성·접근·권한 변경 이력을 Audit Log로 기록, Trace 단위 관찰(Observability), 정책 변경 이력·버전 관리·롤백, 데이터 보존 정책 기반 장기 이력 관리, 정기 보안 감사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5-10] AI 보안·신뢰성 위험 대응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AI 신뢰성 확보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답변 출처(Source) 명시: 모든 답변에 근거 문서(회로도·데이터시트·규격서 등)와 근거 경로(그래프)를 명시하고 신뢰도 점수를 표시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답변 보류 메커니즘: 근거 문서가 불충분한 경우 "답변 불가" 또는 "추가 자료 필요"를 명시하여 잘못된 정보 제공 방지, Hallucination 탐지 알고리즘(출처 매칭 검증, 신뢰도 점수 산출) 적용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Human-in-the-Loop: AI 결과는 엔지니어 검증·보완 후 최종 승인되며, 최종 결과에 AI 생성 여부와 검증 이력을 명시하여 품질 감사 시 추적성 확보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온톨로지 논리 일관성(</w:t>
      </w:r>
      <w:r>
        <w:t>HermiT</w:t>
      </w:r>
      <w:r>
        <w:t>) 및 SWRL 규칙 기반 추론 근거 생성으로 추론 결과의 설명 가능성 확보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성능 모니터링 및 모델·데이터 운영지원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통합 모니터링(Dashboard/Admin): 데이터 파이프라인(스트리밍·배치 처리 상태, 유실·지연), 데이터 품질(결측·이상·정합성), AI 모델·RAG 서비스(정확도·응답 품질·Drift, 검색 정확도), Agent 실행 관제(성공/실패·재처리), 장애 감지·알림(이메일·메시지), K8s 자원·비용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LLMOps(LLM Studio): 모델 버전·평가·배포 관리, 모델 성능 저하 시 재학습·튜닝 기준 데이터 제공, 검증 완료 모델만 현장 배포 / </w:t>
      </w:r>
      <w:r>
        <w:t>RAGOps</w:t>
      </w:r>
      <w:r>
        <w:t>: 벡터DB·RAG 데이터 등록·수정·재생성·평가·모니터링, 문서 갱신 자동화 파이프라인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지식베이스 운영: 신규 고장 사례 승인 시 KG 자동 반영, 분기별 온톨로지 변경관리(신규 플랫폼·부품·회로도·고장모드·시험절차 변경 반영), 오류사례 DB(AI 예측-엔지니어 판정 불일치) 기반 개선, 엔지니어 수정 피드백 기반 </w:t>
      </w:r>
      <w:r>
        <w:t>KG·VectorDB</w:t>
      </w:r>
      <w:r>
        <w:t xml:space="preserve"> 정기 업데이트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성능 저하 대응: 모델 버전별 정확도·응답속도·</w:t>
      </w:r>
      <w:r>
        <w:t>오류율</w:t>
      </w:r>
      <w:r>
        <w:t xml:space="preserve"> 비교, 성능 저하 확인 시 데이터 보완·프롬프트 개선·재학습·지식베이스 갱신 추진</w:t>
      </w:r>
    </w:p>
    <w:p>
      <w:pPr>
        <w:pStyle w:val="1"/>
        <w:keepNext/>
        <w:pageBreakBefore/>
        <w:pBdr>
          <w:bottom w:val="single" w:sz="12" w:space="4" w:color="1F3A5F"/>
        </w:pBdr>
        <w:spacing w:before="120" w:after="160"/>
      </w:pPr>
      <w:bookmarkStart w:id="28" w:name="h_28"/>
      <w:r>
        <w:lastRenderedPageBreak/>
        <w:t>6. 시험·전환 및 운영지원 계획</w:t>
      </w:r>
      <w:bookmarkEnd w:id="28"/>
    </w:p>
    <w:p>
      <w:pPr>
        <w:pStyle w:val="2"/>
        <w:keepNext/>
        <w:spacing w:before="120" w:after="120"/>
      </w:pPr>
      <w:bookmarkStart w:id="29" w:name="h_29"/>
      <w:r>
        <w:t>(1) 시험 및 검증 계획</w:t>
      </w:r>
      <w:bookmarkEnd w:id="29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시험 유형별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049"/>
        <w:gridCol w:w="2204"/>
        <w:gridCol w:w="1171"/>
        <w:gridCol w:w="2086"/>
        <w:gridCol w:w="1120"/>
      </w:tblGrid>
      <w:tr>
        <w:trPr>
          <w:cantSplit/>
          <w:tblHeader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 유형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 대상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 방법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시험 환경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판정 기준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담당·시기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단위시험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기능별 모듈(수집 어댑터·파이프라인, AI 서비스·Agent, UI·관리자 기능, 인증·권한)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테스트 케이스 기반 개발자 시험, 코드 리뷰, 자동화 테스트(CI)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개발 환경(K8s 개발 네임스페이스)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테스트 케이스 100% 수행, 치명·중대 결함 0건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애버커스·코난, M7~M8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통합시험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레거시 연동(ERP·MES·검사장비·문서저장소) ↔ 파이프라인 ↔ 지식그래프·벡터DB ↔ AI 서비스 ↔ UI End-to-End 흐름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기능로직</w:t>
            </w:r>
            <w:r>
              <w:rPr>
                <w:sz w:val="17"/>
                <w:szCs w:val="17"/>
              </w:rPr>
              <w:t xml:space="preserve"> 시나리오 #1~#5 기반 시나리오 시험, 인터페이스 정합성 시험, 외부 API </w:t>
            </w:r>
            <w:r>
              <w:rPr>
                <w:sz w:val="17"/>
                <w:szCs w:val="17"/>
              </w:rPr>
              <w:t>미호출</w:t>
            </w:r>
            <w:r>
              <w:rPr>
                <w:sz w:val="17"/>
                <w:szCs w:val="17"/>
              </w:rPr>
              <w:t xml:space="preserve"> 검증(네트워크 로그)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스테이징</w:t>
            </w:r>
            <w:r>
              <w:rPr>
                <w:sz w:val="17"/>
                <w:szCs w:val="17"/>
              </w:rPr>
              <w:t xml:space="preserve"> 환경(운영 동일 구성)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시나리오 100% 통과, 인터페이스 오류 0건, 외부 호출 0건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코난·애버커스, M8~M9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성능시험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응답시간·동시접속·처리량·GPU 자원 사용률, 수집 파이프라인 처리량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부하 테스트 도구로 동시 사용자 20명 이상 조건 측정, 추론 서버 GPU 모니터링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스테이징</w:t>
            </w:r>
            <w:r>
              <w:rPr>
                <w:sz w:val="17"/>
                <w:szCs w:val="17"/>
              </w:rPr>
              <w:t>/운영 환경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일반 조회 3초, AI 추론 30초, 보고서 생성 30분 이내, </w:t>
            </w:r>
            <w:r>
              <w:rPr>
                <w:sz w:val="17"/>
                <w:szCs w:val="17"/>
              </w:rPr>
              <w:t>수집률</w:t>
            </w:r>
            <w:r>
              <w:rPr>
                <w:sz w:val="17"/>
                <w:szCs w:val="17"/>
              </w:rPr>
              <w:t xml:space="preserve"> 95% 이상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코난·애버커스, M8~M9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보안시험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인증·권한(</w:t>
            </w:r>
            <w:r>
              <w:rPr>
                <w:sz w:val="17"/>
                <w:szCs w:val="17"/>
              </w:rPr>
              <w:t>SSO·RBAC·Scope</w:t>
            </w:r>
            <w:r>
              <w:rPr>
                <w:sz w:val="17"/>
                <w:szCs w:val="17"/>
              </w:rPr>
              <w:t xml:space="preserve">), 가드레일(Prompt </w:t>
            </w:r>
            <w:r>
              <w:rPr>
                <w:sz w:val="17"/>
                <w:szCs w:val="17"/>
              </w:rPr>
              <w:t>Injection·PII</w:t>
            </w:r>
            <w:r>
              <w:rPr>
                <w:sz w:val="17"/>
                <w:szCs w:val="17"/>
              </w:rPr>
              <w:t>), 감사로그, 네트워크 분리, 취약점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취약점 점검 도구, 권한별 접근 시나리오 시험, LLM 공격 시나리오 시험, </w:t>
            </w:r>
            <w:r>
              <w:rPr>
                <w:sz w:val="17"/>
                <w:szCs w:val="17"/>
              </w:rPr>
              <w:t>자체보안관리진단표</w:t>
            </w:r>
            <w:r>
              <w:rPr>
                <w:sz w:val="17"/>
                <w:szCs w:val="17"/>
              </w:rPr>
              <w:t xml:space="preserve"> 점검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 환경(사내 폐쇄망)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상·중 위험 취약점 0건, 가드레일 </w:t>
            </w:r>
            <w:r>
              <w:rPr>
                <w:sz w:val="17"/>
                <w:szCs w:val="17"/>
              </w:rPr>
              <w:t>차단율</w:t>
            </w:r>
            <w:r>
              <w:rPr>
                <w:sz w:val="17"/>
                <w:szCs w:val="17"/>
              </w:rPr>
              <w:t xml:space="preserve"> 100%, 감사로그 </w:t>
            </w:r>
            <w:r>
              <w:rPr>
                <w:sz w:val="17"/>
                <w:szCs w:val="17"/>
              </w:rPr>
              <w:t>기록률</w:t>
            </w:r>
            <w:r>
              <w:rPr>
                <w:sz w:val="17"/>
                <w:szCs w:val="17"/>
              </w:rPr>
              <w:t xml:space="preserve"> 100%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애버커스·영풍전자 IT, M9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AI 품질시험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모델(불량 예측 정확도·Top-3 적중률·사례 매칭 정확도), 온톨로지(커버리지·일관성), AAS 수용도, RAG 검색 정확도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hold-out </w:t>
            </w:r>
            <w:r>
              <w:rPr>
                <w:sz w:val="17"/>
                <w:szCs w:val="17"/>
              </w:rPr>
              <w:t>평가셋</w:t>
            </w:r>
            <w:r>
              <w:rPr>
                <w:sz w:val="17"/>
                <w:szCs w:val="17"/>
              </w:rPr>
              <w:t xml:space="preserve">(20%) 정량 검증, </w:t>
            </w:r>
            <w:r>
              <w:rPr>
                <w:sz w:val="17"/>
                <w:szCs w:val="17"/>
              </w:rPr>
              <w:t>HermiT·SPARQL</w:t>
            </w:r>
            <w:r>
              <w:rPr>
                <w:sz w:val="17"/>
                <w:szCs w:val="17"/>
              </w:rPr>
              <w:t xml:space="preserve"> CQ 검증, AASX 자동 검증, </w:t>
            </w:r>
            <w:r>
              <w:rPr>
                <w:sz w:val="17"/>
                <w:szCs w:val="17"/>
              </w:rPr>
              <w:t>청킹</w:t>
            </w:r>
            <w:r>
              <w:rPr>
                <w:sz w:val="17"/>
                <w:szCs w:val="17"/>
              </w:rPr>
              <w:t xml:space="preserve"> 전략 비교 실험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 환경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표 5-8 목표 달성(90%/85%/90%/99%/30%↑)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코난·창원대, M8~M9</w:t>
            </w:r>
          </w:p>
        </w:tc>
      </w:tr>
      <w:tr>
        <w:trPr>
          <w:cantSplit/>
        </w:trPr>
        <w:tc>
          <w:tcPr>
            <w:tcW w:w="100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사용자 인수시험(UAT)</w:t>
            </w:r>
          </w:p>
        </w:tc>
        <w:tc>
          <w:tcPr>
            <w:tcW w:w="20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전체 AI 서비스 및 UI, 보고서 산출물</w:t>
            </w:r>
          </w:p>
        </w:tc>
        <w:tc>
          <w:tcPr>
            <w:tcW w:w="2204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 엔지니어·품질담당자가 실제 고장 케이스로 시나리오 수행, 개선사항 도출·반영</w:t>
            </w:r>
          </w:p>
        </w:tc>
        <w:tc>
          <w:tcPr>
            <w:tcW w:w="117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 환경</w:t>
            </w:r>
          </w:p>
        </w:tc>
        <w:tc>
          <w:tcPr>
            <w:tcW w:w="208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UAT 시나리오 100% 통과, 사용자 만족도 4.0/5.0 이상, 도입기업 승인</w:t>
            </w:r>
          </w:p>
        </w:tc>
        <w:tc>
          <w:tcPr>
            <w:tcW w:w="112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영풍전자·코난, M9~M10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6-1] 시험 및 검증 계획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결함조치 및 재시험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결함 등급: 치명(서비스 중단·데이터 손실·보안 위반) / 중대(핵심 기능 오류·KPI 미달) / 보통(부분 기능 오류) / 경미(UI·문구). 치명·중대 결함은 즉시 조치 후 재시험하며 발견 시점의 시험 단계 전체를 회귀 시험함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결함 관리: 결함관리대장에 결함 ID·등급·발견 단계·원인·조치 내용·</w:t>
      </w:r>
      <w:r>
        <w:t>조치자</w:t>
      </w:r>
      <w:r>
        <w:t>·재시험 결과를 기록하고 주간 실무회의에서 조치 현황을 점검함. 시험 종료 기준은 치명·중대 결함 0건, 경미 결함 95% 이상 조치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재시험: 조치된 결함은 동일 테스트 케이스로 재시험하고, 영향 범위에 따라 관련 통합 시나리오를 회귀 시험함. 잔여 경미 결함은 운영지원 단계 조치 계획을 수립하여 도입기업 승인 후 종료</w:t>
      </w:r>
    </w:p>
    <w:p>
      <w:pPr>
        <w:pStyle w:val="2"/>
        <w:keepNext/>
        <w:spacing w:before="120" w:after="120"/>
      </w:pPr>
      <w:bookmarkStart w:id="30" w:name="h_30"/>
      <w:r>
        <w:lastRenderedPageBreak/>
        <w:t>(2) 시스템·데이터 전환 계획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>
        <w:trPr>
          <w:cantSplit/>
          <w:tblHeader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항목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전환 대상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시스템·프로그램: K8s 기반 AI 플랫폼(수집 파이프라인, LLM/RAG/LLMOps, Agent 서비스, UI·관리자, 모니터링) • 데이터: 온톨로지 파일, Neo4j 지식그래프(고장탐구 이력 2,000건 이상), 벡터DB 색인(회로도·데이터시트·시험절차서·규격서), AAS 서브모델 저장소, 용어사전, 코드 매핑 테이블 • AI 모델: Konan LLM 파인튜닝 모델, 그래프 임베딩 모델, 프롬프트 템플릿 • 연계: ERP·MES·검사장비·문서저장소 운영 연동 설정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전환 절차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① 시스템 전개 계획서 수립(전개 절차·일정·R&amp;R·체크리스트) → ② 운영환경 구성 검증(서버·네트워크·보안 정책) → ③ 데이터 이관(</w:t>
            </w:r>
            <w:r>
              <w:rPr>
                <w:sz w:val="17"/>
                <w:szCs w:val="17"/>
              </w:rPr>
              <w:t>스테이징</w:t>
            </w:r>
            <w:r>
              <w:rPr>
                <w:sz w:val="17"/>
                <w:szCs w:val="17"/>
              </w:rPr>
              <w:t xml:space="preserve"> → 운영: KG 덤프·벡터DB 색인·AAS 저장소·모델 레지스트리) → ④ 레거시 연동 운영 전환(기존 코드 병행 운영) → ⑤ 전환 검증(데이터 건수·정합성·서비스 기동·연동 상태) → ⑥ 서비스 릴리스 및 시범운영 개시 → ⑦ 안정화 모니터링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전환 일정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M10(2027.5): 전개 계획 수립 및 운영환경 전환(생산 </w:t>
            </w:r>
            <w:r>
              <w:rPr>
                <w:sz w:val="17"/>
                <w:szCs w:val="17"/>
              </w:rPr>
              <w:t>비가동</w:t>
            </w:r>
            <w:r>
              <w:rPr>
                <w:sz w:val="17"/>
                <w:szCs w:val="17"/>
              </w:rPr>
              <w:t xml:space="preserve"> 시간 활용), 서비스 릴리스 / M10~M12: 시범운영·안정화 / M12: 최종 검수. 데이터 표준 전환은 「AAS 시범 구축·MES 데이터 연동 → AAS·MES 데이터 병행 운영 및 정합성 검증 → AAS 표준 데이터 중심 </w:t>
            </w:r>
            <w:r>
              <w:rPr>
                <w:sz w:val="17"/>
                <w:szCs w:val="17"/>
              </w:rPr>
              <w:t>전환」의</w:t>
            </w:r>
            <w:r>
              <w:rPr>
                <w:sz w:val="17"/>
                <w:szCs w:val="17"/>
              </w:rPr>
              <w:t xml:space="preserve"> 점진적 로드맵 적용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전환 검증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>• 데이터: 원천 대비 이관 건수 일치(KG 노드·관계 수, 벡터 색인 수, AASX 파일 수), 정합성 검증 규칙 통과, 샘플 질의 결과 비교 • 시스템: 전 서비스 기동 상태·헬스체크, 연동 인터페이스 상태 모니터링, 권한 정책 적용 확인 • 업무: 핵심 시나리오(고장 접수 → 추론 → 보고서 → 승인) 운영 환경 수행 확인, 전환 검증 결과서 작성·승인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복구 방안</w:t>
            </w:r>
          </w:p>
        </w:tc>
        <w:tc>
          <w:tcPr>
            <w:tcW w:w="8096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ind w:left="160" w:hanging="160"/>
            </w:pPr>
            <w:r>
              <w:rPr>
                <w:sz w:val="17"/>
                <w:szCs w:val="17"/>
              </w:rPr>
              <w:t xml:space="preserve">• 전환 전 </w:t>
            </w:r>
            <w:r>
              <w:rPr>
                <w:sz w:val="17"/>
                <w:szCs w:val="17"/>
              </w:rPr>
              <w:t>스테이징</w:t>
            </w:r>
            <w:r>
              <w:rPr>
                <w:sz w:val="17"/>
                <w:szCs w:val="17"/>
              </w:rPr>
              <w:t xml:space="preserve">·운영 데이터 전체 백업(스냅샷) 및 복구 리허설 수행 • 전환 실패 시 롤백 기준(핵심 서비스 </w:t>
            </w:r>
            <w:r>
              <w:rPr>
                <w:sz w:val="17"/>
                <w:szCs w:val="17"/>
              </w:rPr>
              <w:t>미기동</w:t>
            </w:r>
            <w:r>
              <w:rPr>
                <w:sz w:val="17"/>
                <w:szCs w:val="17"/>
              </w:rPr>
              <w:t>, 데이터 정합성 불일치, 중대 장애)과 롤백 절차(이미지·설정 이전 버전 복원, 데이터 스냅샷 복원)를 전개 계획서에 명시 • 기존 MES/ERP 기반 수작업 고장탐구 프로세스는 병행 유지하여 AI 서비스 장애 시에도 업무 연속성 확보, 24시간 비상연락체계 운영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6-2] 시스템·데이터 전환 계획</w:t>
      </w:r>
    </w:p>
    <w:p>
      <w:pPr>
        <w:pStyle w:val="2"/>
        <w:keepNext/>
        <w:spacing w:before="120" w:after="120"/>
      </w:pPr>
      <w:bookmarkStart w:id="31" w:name="h_31"/>
      <w:r>
        <w:t>(3) 교육 및 사용자 지원 계획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1638"/>
        <w:gridCol w:w="2891"/>
        <w:gridCol w:w="1349"/>
        <w:gridCol w:w="1253"/>
        <w:gridCol w:w="1447"/>
      </w:tblGrid>
      <w:tr>
        <w:trPr>
          <w:cantSplit/>
          <w:tblHeader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교육 구분</w:t>
            </w:r>
          </w:p>
        </w:tc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교육 대상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교육 내용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일정·시간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방법</w:t>
            </w:r>
          </w:p>
        </w:tc>
        <w:tc>
          <w:tcPr>
            <w:tcW w:w="14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교육자료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사용자 교육</w:t>
            </w:r>
          </w:p>
        </w:tc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</w:t>
            </w:r>
            <w:r>
              <w:rPr>
                <w:sz w:val="17"/>
                <w:szCs w:val="17"/>
              </w:rPr>
              <w:t xml:space="preserve"> 기술 엔지니어(제품기술팀), 검사·품질 담당자(</w:t>
            </w:r>
            <w:r>
              <w:rPr>
                <w:sz w:val="17"/>
                <w:szCs w:val="17"/>
              </w:rPr>
              <w:t>품보팀</w:t>
            </w:r>
            <w:r>
              <w:rPr>
                <w:sz w:val="17"/>
                <w:szCs w:val="17"/>
              </w:rPr>
              <w:t>) 등 약 20명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고장탐구 AI 어시스턴트·검사 Agent·유사 사례 매칭 사용법, HITL 검토·승인 절차, 보고서 생성·확정, Q&amp;A 챗봇 활용, 음성 명령(STT) 활용, 결과 검증 방법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M9~M10(UAT 연계) 2회, M11 보수 교육 1회 / 회당 3시간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집합 교육 + 실습(실제 고장 케이스), 현장 OJT</w:t>
            </w:r>
          </w:p>
        </w:tc>
        <w:tc>
          <w:tcPr>
            <w:tcW w:w="14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매뉴얼, 교육 교재, 시나리오 실습 자료, FAQ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운영자·관리자 교육</w:t>
            </w:r>
          </w:p>
        </w:tc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영풍전자 정보보안팀(IT·보안·서버 관리), AI 프로젝트 TF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K8s 플랫폼·서버 운영, Dashboard/Admin 운영 관제, 사용자·권한 관리(SSO·RBAC), Agent Builder·AgentOps 운영, 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>(문서 등록·모델 배포), 장애 대응·백업·복구, 보안 관리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M10~M11 2회 / 회당 4시간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집합 교육 + 실습, 운영 인수인계</w:t>
            </w:r>
          </w:p>
        </w:tc>
        <w:tc>
          <w:tcPr>
            <w:tcW w:w="14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운영자 매뉴얼, 관리자 매뉴얼, 장애 대응 매뉴얼, 데이터 관리지침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품질·지식 관리자 교육</w:t>
            </w:r>
          </w:p>
        </w:tc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검증 책임자 5명, 결과승인 책임자(품질팀장), 데이터 담당자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온톨로지·지식그래프 구조 이해, 용어사전·코드 매핑 관리, 신규 고장 유형 변경 요청 절차, 오류사례 DB 검토, KPI 측정 방법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M11 1회 / 3시간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워크숍</w:t>
            </w:r>
          </w:p>
        </w:tc>
        <w:tc>
          <w:tcPr>
            <w:tcW w:w="14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온톨로지 관리 가이드, 데이터 표준 정의서, KPI 측정 가이드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정기·수시 재교육</w:t>
            </w:r>
          </w:p>
        </w:tc>
        <w:tc>
          <w:tcPr>
            <w:tcW w:w="16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 인력, 보직 변경자</w:t>
            </w:r>
          </w:p>
        </w:tc>
        <w:tc>
          <w:tcPr>
            <w:tcW w:w="2891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교육 핵심 내용</w:t>
            </w:r>
          </w:p>
        </w:tc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운영기간 중 요청 시(무상)</w:t>
            </w:r>
          </w:p>
        </w:tc>
        <w:tc>
          <w:tcPr>
            <w:tcW w:w="125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집합/온라인</w:t>
            </w:r>
          </w:p>
        </w:tc>
        <w:tc>
          <w:tcPr>
            <w:tcW w:w="144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사용자 매뉴얼, 교육 동영상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lastRenderedPageBreak/>
        <w:t>[표 6-3] 교육 계획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초기 사용자 지원: 서비스 릴리스 후 시범운영 기간(M10~M12) 동안 </w:t>
      </w:r>
      <w:r>
        <w:t>코난테크놀로지</w:t>
      </w:r>
      <w:r>
        <w:t>·</w:t>
      </w:r>
      <w:r>
        <w:t>애버커스</w:t>
      </w:r>
      <w:r>
        <w:t xml:space="preserve"> 현장 지원 인력을 배치하여 사용 문의·오류 대응을 즉시 처리하고, </w:t>
      </w:r>
      <w:r>
        <w:t>헬프데스크</w:t>
      </w:r>
      <w:r>
        <w:t xml:space="preserve"> 채널(전화·메신저)을 운영하며 FAQ·사용 팁을 현장에 비치함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교육 후 실습평가 및 만족도 조사를 실시하여 미흡 분야에 대한 추가 교육을 지원하고, 교육 결과보고서를 산출물로 제출함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자립화 지원: 시스템 운영이 공급기업에 과도하게 의존하지 않도록 영풍전자 담당자(AI TF → 정식 AI 개발팀 전환 예정)의 자체 운영 역량 확보를 지원함</w:t>
      </w:r>
    </w:p>
    <w:p>
      <w:pPr>
        <w:pStyle w:val="2"/>
        <w:keepNext/>
        <w:spacing w:before="120" w:after="120"/>
      </w:pPr>
      <w:bookmarkStart w:id="32" w:name="h_32"/>
      <w:r>
        <w:t>(4) 운영 및 유지보수 계획</w:t>
      </w:r>
      <w:bookmarkEnd w:id="32"/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가. 운영·유지보수 범위 및 구분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>
        <w:trPr>
          <w:cantSplit/>
          <w:tblHeader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내역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서버 시스템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각종 서버 장비(9종)의 운영환경 설정·S/W 정상 운영 지원, OS 설치 및 환경설정, </w:t>
            </w:r>
            <w:r>
              <w:rPr>
                <w:sz w:val="17"/>
                <w:szCs w:val="17"/>
              </w:rPr>
              <w:t>CPU·Disk·Memory·GPU</w:t>
            </w:r>
            <w:r>
              <w:rPr>
                <w:sz w:val="17"/>
                <w:szCs w:val="17"/>
              </w:rPr>
              <w:t>·주변장치 정상 운영 지원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소프트웨어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LLM/</w:t>
            </w:r>
            <w:r>
              <w:rPr>
                <w:sz w:val="17"/>
                <w:szCs w:val="17"/>
              </w:rPr>
              <w:t>LLMOps</w:t>
            </w:r>
            <w:r>
              <w:rPr>
                <w:sz w:val="17"/>
                <w:szCs w:val="17"/>
              </w:rPr>
              <w:t>/RAG/</w:t>
            </w:r>
            <w:r>
              <w:rPr>
                <w:sz w:val="17"/>
                <w:szCs w:val="17"/>
              </w:rPr>
              <w:t>RAGOps</w:t>
            </w:r>
            <w:r>
              <w:rPr>
                <w:sz w:val="17"/>
                <w:szCs w:val="17"/>
              </w:rPr>
              <w:t>/Agent Builder/</w:t>
            </w:r>
            <w:r>
              <w:rPr>
                <w:sz w:val="17"/>
                <w:szCs w:val="17"/>
              </w:rPr>
              <w:t>AgentOps</w:t>
            </w:r>
            <w:r>
              <w:rPr>
                <w:sz w:val="17"/>
                <w:szCs w:val="17"/>
              </w:rPr>
              <w:t>/RDBMS 등 소프트웨어 환경설정 및 정상 운영 지원, 본 사업으로 개발된 응용소프트웨어(AI 서비스·</w:t>
            </w:r>
            <w:r>
              <w:rPr>
                <w:sz w:val="17"/>
                <w:szCs w:val="17"/>
              </w:rPr>
              <w:t>Agent·UI</w:t>
            </w:r>
            <w:r>
              <w:rPr>
                <w:sz w:val="17"/>
                <w:szCs w:val="17"/>
              </w:rPr>
              <w:t>) 유지보수, 시스템 버전 업그레이드 및 패치 적용 지원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네트워크 장비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구축 네트워크 장비(L4·네트워크 스위치, RACK/KVM, UPS 등)의 정상 운영 지원, 네트워크 연결상태 점검 및 장애 복구 지원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AI 모델·지식베이스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AI 모델 성능 모니터링·갱신, 온톨로지·지식그래프·벡터DB·용어사전 갱신, 오류사례 DB 관리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무상 유지보수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납품 후 1년간 하자보수 — 공급기업 귀책 사유로 발생한 소프트웨어 하자·오류 수정, 정기점검·수시점검·성능점검, 교육 지원 등 본 계획서에 명시된 항목 전체, 제품 결함 수리 및 교체</w:t>
            </w:r>
          </w:p>
        </w:tc>
      </w:tr>
      <w:tr>
        <w:trPr>
          <w:cantSplit/>
        </w:trPr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유상 유지보수</w:t>
            </w:r>
          </w:p>
        </w:tc>
        <w:tc>
          <w:tcPr>
            <w:tcW w:w="7903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 xml:space="preserve">사용자 조작 과실·천재지변·불가항력 원인에 의한 장애 복구, 계약 범위 외 기능 추가·사양 변경·시스템 확장, 고객 요청에 의한 추가 개발·커스터마이징, </w:t>
            </w:r>
            <w:r>
              <w:rPr>
                <w:sz w:val="17"/>
                <w:szCs w:val="17"/>
              </w:rPr>
              <w:t>예비품</w:t>
            </w:r>
            <w:r>
              <w:rPr>
                <w:sz w:val="17"/>
                <w:szCs w:val="17"/>
              </w:rPr>
              <w:t xml:space="preserve"> 확보(장애 시 소요 부품·대체 장비는 수요기업 부담). 하자보수 종료 후 별도 유지관리 계약(Basic/Standard/Premium)으로 전환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6-4] 유지보수 범위 및 구분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나. 운영·점검·장애대응·기술지원 세부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5397"/>
        <w:gridCol w:w="1157"/>
        <w:gridCol w:w="1735"/>
      </w:tblGrid>
      <w:tr>
        <w:trPr>
          <w:cantSplit/>
          <w:tblHeader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구분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세부 사항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주기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산출물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정기점검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구축시스템(서버·주변기기·상용 SW·응용 SW)의 최적 상태 유지를 위해 월 1회 이상 수요기업에 인력을 파견하여 정기 예방점검 실시(서버·SW·DB·네트워크·연계상태), 결과를 장비별 월간 보고서로 제출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월 1회 이상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월간 점검 보고서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수시점검(장애대응)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예측하지 않은 장애 발생 시 장애통보·유지보수 요청 접수 후 4시간 이내 정상 가동상태로 복구·완료, 24시간 비상연락체계 상시 유지, 장애 원인·조치내용·복구시간·재발방지대책을 장애관리대장에 기록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장애 발생 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장애관리대장, 장애보고서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성능점검 및 분석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서버·연동시스템 세부 점검 대상·일정을 협의하여 성능개선 방안 제시, 분기마다 운영 관련 취약점 점검·분석 및 개선방안 보고서 제출, AI 모델 성능(정확도·응답속도·</w:t>
            </w:r>
            <w:r>
              <w:rPr>
                <w:sz w:val="17"/>
                <w:szCs w:val="17"/>
              </w:rPr>
              <w:t>오류율</w:t>
            </w:r>
            <w:r>
              <w:rPr>
                <w:sz w:val="17"/>
                <w:szCs w:val="17"/>
              </w:rPr>
              <w:t>) 분석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분기 1회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성능·취약점 점검 보고서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모델·지식베이스 성능관리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신규 고장 사례·엔지니어 검증 결과 지속 축적, AI 예측-판정 불일치 사례 오류사례 DB 관리, 신규 부품·제품·회로도·고장모드·시험절차 변경사항 온톨로지·KG 반영(분기별 변경관리), 사용자 피드백 기반 답변·검색·보고서 오류 수정, 검증 완료 모델만 배포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상시 / 분기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모델·지식베이스 갱신 이력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사업수행계획서(유지보수)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유지보수 수행체계·투입인력계획·비상연락망을 포함한 유지보수 사업수행계획서 제출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계약 후 10일 이내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유지보수 계획서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상태보고 및 업무매뉴얼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정기·수시점검 유지보수 상황과 고장수리 내역을 관리대장에 기록하고 업무담당자 확인, 점검확인서 서명 후 제출, 운영매뉴얼 작성·비치·활용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월간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유지보수 관리대장, 점검확인서, 운영매뉴얼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사업관리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공급기업 컨소시엄 대표기업(</w:t>
            </w:r>
            <w:r>
              <w:rPr>
                <w:sz w:val="17"/>
                <w:szCs w:val="17"/>
              </w:rPr>
              <w:t>코난테크놀로지</w:t>
            </w:r>
            <w:r>
              <w:rPr>
                <w:sz w:val="17"/>
                <w:szCs w:val="17"/>
              </w:rPr>
              <w:t>)이 참여기업 역할분담·비상연락망 체계 유지 등 컨소시엄 관리 상세계획 제시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상시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컨소시엄 관리계획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교육 지원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구축 시스템의 운영·관리·유지보수 교육 무상 실시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요청 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교육자료</w:t>
            </w:r>
          </w:p>
        </w:tc>
      </w:tr>
      <w:tr>
        <w:trPr>
          <w:cantSplit/>
        </w:trPr>
        <w:tc>
          <w:tcPr>
            <w:tcW w:w="1349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F4F6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기타 지원</w:t>
            </w:r>
          </w:p>
        </w:tc>
        <w:tc>
          <w:tcPr>
            <w:tcW w:w="539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신기술·사용법 변경 시 즉시 통보 및 효과적 사용 지원, 상용·응용 SW 재설치·설정변경 지원, 시스템 환경 변경·확장 시 기술 지원, 전산실 전원 작업 시 기술자 사전 대기 및 재가동 지원</w:t>
            </w:r>
          </w:p>
        </w:tc>
        <w:tc>
          <w:tcPr>
            <w:tcW w:w="1157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요청 시</w:t>
            </w:r>
          </w:p>
        </w:tc>
        <w:tc>
          <w:tcPr>
            <w:tcW w:w="1735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7"/>
                <w:szCs w:val="17"/>
              </w:rPr>
              <w:t>기술지원 기록</w:t>
            </w:r>
          </w:p>
        </w:tc>
      </w:tr>
    </w:tbl>
    <w:p>
      <w:pPr>
        <w:spacing w:before="60" w:after="160"/>
        <w:jc w:val="center"/>
      </w:pPr>
      <w:r>
        <w:rPr>
          <w:b/>
          <w:bCs/>
          <w:color w:val="333333"/>
          <w:sz w:val="17"/>
          <w:szCs w:val="17"/>
        </w:rPr>
        <w:t>[표 6-5] 운영·점검·장애대응·기술지원 세부 계획</w:t>
      </w:r>
    </w:p>
    <w:p>
      <w:pPr>
        <w:keepNext/>
        <w:spacing w:before="200" w:after="100"/>
      </w:pPr>
      <w:r>
        <w:rPr>
          <w:b/>
          <w:bCs/>
          <w:color w:val="222222"/>
          <w:sz w:val="22"/>
          <w:szCs w:val="22"/>
        </w:rPr>
        <w:t>다. 지속적인 성능관리 및 사후관리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 xml:space="preserve">기획기관(경남TP) 중심의 사후관리 협의체 운영: 기획기관은 성과지표 점검·운영 애로사항 조사·공급기업 기술지원 연계·후속사업 발굴, </w:t>
      </w:r>
      <w:r>
        <w:t>영풍전자는</w:t>
      </w:r>
      <w:r>
        <w:t xml:space="preserve"> 시스템 운영·현장 데이터 제공·AI 결과 검증·개선 요구사항 도출, 공급기업은 AI 모델·응용 SW·서버·네트워크·연계시스템 유지보수·기술지원, 참여기관은 온톨로지·지식그래프 검증·제조데이터 표준 갱신·전문인력 교육 지원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사업 종료 후 최소 1년간 정기 모니터링: 월별(</w:t>
      </w:r>
      <w:r>
        <w:t>접속자</w:t>
      </w:r>
      <w:r>
        <w:t xml:space="preserve"> 수·사용건수·AI 적용 고장탐구 건수·보고서 자동생성 건수·장애 현황), 분기별(AI 예측 정확도·데이터 </w:t>
      </w:r>
      <w:r>
        <w:t>수집률</w:t>
      </w:r>
      <w:r>
        <w:t>·온톨로지 커버리지·AAS 수용도·사용자 만족도), 반기별(고장탐구 소요시간·시간당 생산성·납기소요일수·재작업 발생률), 연간(전체 성과지표 달성도·경제적 효과·확산 가능성) — 시스템 로그·MES/ERP 이력·품질검사 결과·사용자 설문으로 객관적 실적 확보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보안·데이터 거버넌스 사후관리: 온프레미스 중심 보안관리체계 유지, 역할·보안등급별 접근 권한 차등, 퇴직·전보 시 권한 회수, 접속·조회·변경·AI 사용·관리자 로그 정기 점검, 핵심 제조데이터 외부 반출 제한·암호화, 백업·복구계획 및 정기 복구시험</w:t>
      </w:r>
    </w:p>
    <w:p>
      <w:pPr>
        <w:pStyle w:val="a4"/>
        <w:numPr>
          <w:ilvl w:val="0"/>
          <w:numId w:val="2"/>
        </w:numPr>
        <w:spacing w:before="40" w:after="60" w:line="300" w:lineRule="auto"/>
        <w:jc w:val="both"/>
      </w:pPr>
      <w:r>
        <w:t>확산 및 고도화: 구축 성과를 영풍전자 내 유사 PBA 제품군과 제2사업장(대전·성남)으로 단계적 확대, AI 기반 스마트 제조 중장기 로드맵(2027 상반기 고도화 → 2027 하반기 솔루션 패키지화·사업화 → 2028 SaaS 전환·확산)에 따라 Graph-RAG 고도화·KPI 측정 체계 안정화 추진, 창원 본사 벤치마킹 시연 라인 상설 운영</w:t>
      </w:r>
    </w:p>
    <w:sectPr>
      <w:headerReference w:type="default" r:id="rIdHdr1"/>
      <w:footerReference w:type="default" r:id="rIdFtr1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BF0B" w14:textId="77777777" w:rsidR="008C3C56" w:rsidRDefault="008C3C56">
      <w:r>
        <w:separator/>
      </w:r>
    </w:p>
  </w:endnote>
  <w:endnote w:type="continuationSeparator" w:id="0">
    <w:p w14:paraId="7120A673" w14:textId="77777777" w:rsidR="008C3C56" w:rsidRDefault="008C3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5BA3" w14:textId="77777777" w:rsidR="008C3C56" w:rsidRDefault="008C3C56">
      <w:r>
        <w:separator/>
      </w:r>
    </w:p>
  </w:footnote>
  <w:footnote w:type="continuationSeparator" w:id="0">
    <w:p w14:paraId="48D4DA34" w14:textId="77777777" w:rsidR="008C3C56" w:rsidRDefault="008C3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사업수행계획서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DDF"/>
    <w:multiLevelType w:val="hybridMultilevel"/>
    <w:tmpl w:val="6E74E05A"/>
    <w:lvl w:ilvl="0" w:tplc="776CD14E">
      <w:start w:val="1"/>
      <w:numFmt w:val="bullet"/>
      <w:lvlText w:val="●"/>
      <w:lvlJc w:val="left"/>
      <w:pPr>
        <w:ind w:left="720" w:hanging="360"/>
      </w:pPr>
    </w:lvl>
    <w:lvl w:ilvl="1" w:tplc="5ED6B5D2">
      <w:start w:val="1"/>
      <w:numFmt w:val="bullet"/>
      <w:lvlText w:val="○"/>
      <w:lvlJc w:val="left"/>
      <w:pPr>
        <w:ind w:left="1440" w:hanging="360"/>
      </w:pPr>
    </w:lvl>
    <w:lvl w:ilvl="2" w:tplc="F0966F68">
      <w:start w:val="1"/>
      <w:numFmt w:val="bullet"/>
      <w:lvlText w:val="■"/>
      <w:lvlJc w:val="left"/>
      <w:pPr>
        <w:ind w:left="2160" w:hanging="360"/>
      </w:pPr>
    </w:lvl>
    <w:lvl w:ilvl="3" w:tplc="6AE0A63E">
      <w:start w:val="1"/>
      <w:numFmt w:val="bullet"/>
      <w:lvlText w:val="●"/>
      <w:lvlJc w:val="left"/>
      <w:pPr>
        <w:ind w:left="2880" w:hanging="360"/>
      </w:pPr>
    </w:lvl>
    <w:lvl w:ilvl="4" w:tplc="09AA16B8">
      <w:start w:val="1"/>
      <w:numFmt w:val="bullet"/>
      <w:lvlText w:val="○"/>
      <w:lvlJc w:val="left"/>
      <w:pPr>
        <w:ind w:left="3600" w:hanging="360"/>
      </w:pPr>
    </w:lvl>
    <w:lvl w:ilvl="5" w:tplc="DA78B6EC">
      <w:start w:val="1"/>
      <w:numFmt w:val="bullet"/>
      <w:lvlText w:val="■"/>
      <w:lvlJc w:val="left"/>
      <w:pPr>
        <w:ind w:left="4320" w:hanging="360"/>
      </w:pPr>
    </w:lvl>
    <w:lvl w:ilvl="6" w:tplc="FCE2EE9C">
      <w:start w:val="1"/>
      <w:numFmt w:val="bullet"/>
      <w:lvlText w:val="●"/>
      <w:lvlJc w:val="left"/>
      <w:pPr>
        <w:ind w:left="5040" w:hanging="360"/>
      </w:pPr>
    </w:lvl>
    <w:lvl w:ilvl="7" w:tplc="54BC0F1A">
      <w:start w:val="1"/>
      <w:numFmt w:val="bullet"/>
      <w:lvlText w:val="●"/>
      <w:lvlJc w:val="left"/>
      <w:pPr>
        <w:ind w:left="5760" w:hanging="360"/>
      </w:pPr>
    </w:lvl>
    <w:lvl w:ilvl="8" w:tplc="DF72B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0C1D08"/>
    <w:multiLevelType w:val="hybridMultilevel"/>
    <w:tmpl w:val="E1D06996"/>
    <w:lvl w:ilvl="0" w:tplc="19EA6810">
      <w:start w:val="1"/>
      <w:numFmt w:val="bullet"/>
      <w:lvlText w:val="○"/>
      <w:lvlJc w:val="left"/>
      <w:pPr>
        <w:ind w:left="360" w:hanging="300"/>
      </w:pPr>
      <w:rPr>
        <w:rFonts w:ascii="맑은 고딕" w:eastAsia="맑은 고딕" w:hAnsi="맑은 고딕" w:cs="맑은 고딕"/>
        <w:sz w:val="18"/>
        <w:szCs w:val="18"/>
      </w:rPr>
    </w:lvl>
    <w:lvl w:ilvl="1" w:tplc="B1C43F68">
      <w:start w:val="1"/>
      <w:numFmt w:val="bullet"/>
      <w:lvlText w:val="-"/>
      <w:lvlJc w:val="left"/>
      <w:pPr>
        <w:ind w:left="720" w:hanging="260"/>
      </w:pPr>
      <w:rPr>
        <w:rFonts w:ascii="맑은 고딕" w:eastAsia="맑은 고딕" w:hAnsi="맑은 고딕" w:cs="맑은 고딕"/>
      </w:rPr>
    </w:lvl>
    <w:lvl w:ilvl="2" w:tplc="0CDE0B7C">
      <w:start w:val="1"/>
      <w:numFmt w:val="bullet"/>
      <w:lvlText w:val="·"/>
      <w:lvlJc w:val="left"/>
      <w:pPr>
        <w:ind w:left="1040" w:hanging="220"/>
      </w:pPr>
      <w:rPr>
        <w:rFonts w:ascii="맑은 고딕" w:eastAsia="맑은 고딕" w:hAnsi="맑은 고딕" w:cs="맑은 고딕"/>
      </w:rPr>
    </w:lvl>
    <w:lvl w:ilvl="3" w:tplc="00121354">
      <w:numFmt w:val="decimal"/>
      <w:lvlText w:val=""/>
      <w:lvlJc w:val="left"/>
    </w:lvl>
    <w:lvl w:ilvl="4" w:tplc="E0548458">
      <w:numFmt w:val="decimal"/>
      <w:lvlText w:val=""/>
      <w:lvlJc w:val="left"/>
    </w:lvl>
    <w:lvl w:ilvl="5" w:tplc="BF720C7C">
      <w:numFmt w:val="decimal"/>
      <w:lvlText w:val=""/>
      <w:lvlJc w:val="left"/>
    </w:lvl>
    <w:lvl w:ilvl="6" w:tplc="4C42E682">
      <w:numFmt w:val="decimal"/>
      <w:lvlText w:val=""/>
      <w:lvlJc w:val="left"/>
    </w:lvl>
    <w:lvl w:ilvl="7" w:tplc="A2B8E0DA">
      <w:numFmt w:val="decimal"/>
      <w:lvlText w:val=""/>
      <w:lvlJc w:val="left"/>
    </w:lvl>
    <w:lvl w:ilvl="8" w:tplc="964C842A">
      <w:numFmt w:val="decimal"/>
      <w:lvlText w:val=""/>
      <w:lvlJc w:val="left"/>
    </w:lvl>
  </w:abstractNum>
  <w:num w:numId="1" w16cid:durableId="1300378756">
    <w:abstractNumId w:val="0"/>
    <w:lvlOverride w:ilvl="0">
      <w:startOverride w:val="1"/>
    </w:lvlOverride>
  </w:num>
  <w:num w:numId="2" w16cid:durableId="657878505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eom jonghak">
    <w15:presenceInfo w15:providerId="Windows Live" w15:userId="9c5ca5bb9745038e"/>
  </w15:person>
  <w15:person w15:author="HyoSang Hong">
    <w15:presenceInfo w15:providerId="Windows Live" w15:userId="b2bd49f98d3928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trackRevision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085"/>
    <w:rsid w:val="0027569F"/>
    <w:rsid w:val="00320037"/>
    <w:rsid w:val="00364326"/>
    <w:rsid w:val="003851B2"/>
    <w:rsid w:val="00461FED"/>
    <w:rsid w:val="005B1AC8"/>
    <w:rsid w:val="006E673C"/>
    <w:rsid w:val="00711752"/>
    <w:rsid w:val="008C3C56"/>
    <w:rsid w:val="00921085"/>
    <w:rsid w:val="00937655"/>
    <w:rsid w:val="009C0057"/>
    <w:rsid w:val="00A5479D"/>
    <w:rsid w:val="00B94F82"/>
    <w:rsid w:val="00D10B4A"/>
    <w:rsid w:val="00D60516"/>
    <w:rsid w:val="00E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60567"/>
  <w15:docId w15:val="{393DEF6E-A0FE-4EB9-81E2-CFD729AD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784780-5F5E-EE4F-99A0-1A74C15BC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43</Pages>
  <Words>8238</Words>
  <Characters>46959</Characters>
  <Application>Microsoft Office Word</Application>
  <DocSecurity>0</DocSecurity>
  <Lines>391</Lines>
  <Paragraphs>110</Paragraphs>
  <ScaleCrop>false</ScaleCrop>
  <Company/>
  <LinksUpToDate>false</LinksUpToDate>
  <CharactersWithSpaces>55087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AI응용제품 신속 상용화 지원사업 사업수행계획서 — 영풍전자</dc:title>
  <dc:creator>㈜코난테크놀로지</dc:creator>
  <cp:lastModifiedBy>Yeom jonghak</cp:lastModifiedBy>
  <cp:revision>7</cp:revision>
  <dcterms:created xsi:type="dcterms:W3CDTF">2026-10-20T10:34:00Z</dcterms:created>
  <dcterms:modified xsi:type="dcterms:W3CDTF">2026-10-22T08:04:00Z</dcterms:modified>
</cp:coreProperties>
</file>